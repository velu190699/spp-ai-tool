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32D2" w14:textId="4CDE120B" w:rsidR="005E5663" w:rsidRPr="006E509B" w:rsidRDefault="007A0FCD" w:rsidP="006E509B">
      <w:pPr>
        <w:pStyle w:val="Title"/>
        <w:rPr>
          <w:sz w:val="32"/>
          <w:szCs w:val="26"/>
        </w:rPr>
      </w:pPr>
      <w:r w:rsidRPr="0091481F">
        <w:rPr>
          <w:sz w:val="32"/>
          <w:szCs w:val="26"/>
        </w:rPr>
        <w:t xml:space="preserve">RR </w:t>
      </w:r>
      <w:r w:rsidR="00D72269">
        <w:rPr>
          <w:sz w:val="32"/>
          <w:szCs w:val="26"/>
        </w:rPr>
        <w:t>665 HITT C1 Implementation</w:t>
      </w:r>
      <w:r w:rsidR="00340AFD" w:rsidRPr="0091481F">
        <w:rPr>
          <w:sz w:val="32"/>
          <w:szCs w:val="26"/>
        </w:rPr>
        <w:br/>
        <w:t>Recommendation report</w:t>
      </w:r>
    </w:p>
    <w:p w14:paraId="1126E10F" w14:textId="4E761F19" w:rsidR="005E5663" w:rsidRPr="005E5663" w:rsidRDefault="005E5663" w:rsidP="005E5663">
      <w:pPr>
        <w:ind w:left="-540"/>
      </w:pPr>
      <w:r w:rsidRPr="005E5663">
        <w:t xml:space="preserve">Date:    </w:t>
      </w:r>
      <w:r w:rsidR="00D72269">
        <w:t>2/28/2025</w:t>
      </w:r>
      <w:r w:rsidRPr="005E5663">
        <w:t xml:space="preserve">     </w:t>
      </w:r>
    </w:p>
    <w:p w14:paraId="1B94A477" w14:textId="5C860301" w:rsidR="005E5663" w:rsidRPr="005E5663" w:rsidRDefault="005E5663" w:rsidP="005E5663">
      <w:pPr>
        <w:ind w:left="-540"/>
      </w:pPr>
      <w:r w:rsidRPr="005E5663">
        <w:t xml:space="preserve">Name:  </w:t>
      </w:r>
      <w:r w:rsidR="00D72269">
        <w:t>Don Frerking/Marisa Choate</w:t>
      </w:r>
      <w:r w:rsidRPr="005E5663">
        <w:tab/>
      </w:r>
      <w:r w:rsidRPr="005E5663">
        <w:tab/>
      </w:r>
      <w:r w:rsidR="00D72269">
        <w:tab/>
      </w:r>
      <w:r w:rsidRPr="005E5663">
        <w:t xml:space="preserve">Company:  </w:t>
      </w:r>
      <w:r w:rsidR="00D72269">
        <w:t>Southwest Power Pool</w:t>
      </w:r>
      <w:r w:rsidRPr="005E5663">
        <w:t xml:space="preserve">         </w:t>
      </w:r>
    </w:p>
    <w:p w14:paraId="30761C8F" w14:textId="688B8202" w:rsidR="005E5663" w:rsidRPr="005E5663" w:rsidRDefault="005E5663" w:rsidP="005E5663">
      <w:pPr>
        <w:ind w:left="-540"/>
      </w:pPr>
      <w:r w:rsidRPr="005E5663">
        <w:t xml:space="preserve">Email:   </w:t>
      </w:r>
      <w:r w:rsidR="00D72269">
        <w:t>dfrerking@spp.org/mchoate@spp.org</w:t>
      </w:r>
      <w:r w:rsidRPr="005E5663">
        <w:tab/>
      </w:r>
      <w:r w:rsidRPr="005E5663">
        <w:tab/>
        <w:t>Phone:</w:t>
      </w:r>
      <w:r w:rsidRPr="005E5663">
        <w:tab/>
        <w:t xml:space="preserve">  </w:t>
      </w:r>
      <w:r w:rsidR="00D72269">
        <w:t>501.482.2459/501.688.1707</w:t>
      </w:r>
      <w:r w:rsidRPr="005E5663">
        <w:tab/>
        <w:t xml:space="preserve">         </w:t>
      </w:r>
    </w:p>
    <w:p w14:paraId="07095E24" w14:textId="77777777" w:rsidR="00984A12" w:rsidRPr="0091481F" w:rsidRDefault="007A0FCD" w:rsidP="00161F74">
      <w:pPr>
        <w:pStyle w:val="Heading1"/>
        <w:ind w:left="-540"/>
        <w:rPr>
          <w:sz w:val="36"/>
        </w:rPr>
      </w:pPr>
      <w:r w:rsidRPr="0091481F">
        <w:rPr>
          <w:sz w:val="36"/>
        </w:rPr>
        <w:t>Executive Summary</w:t>
      </w:r>
    </w:p>
    <w:p w14:paraId="11B9E5B5" w14:textId="4CD4DD46" w:rsidR="00933155" w:rsidRPr="00237C13" w:rsidRDefault="00000000" w:rsidP="00933155">
      <w:pPr>
        <w:tabs>
          <w:tab w:val="clear" w:pos="2431"/>
          <w:tab w:val="left" w:pos="1620"/>
        </w:tabs>
        <w:ind w:left="-450"/>
        <w:rPr>
          <w:rFonts w:cs="Segoe UI"/>
        </w:rPr>
      </w:pPr>
      <w:sdt>
        <w:sdtPr>
          <w:id w:val="-409461825"/>
          <w14:checkbox>
            <w14:checked w14:val="1"/>
            <w14:checkedState w14:val="2612" w14:font="MS Gothic"/>
            <w14:uncheckedState w14:val="2610" w14:font="MS Gothic"/>
          </w14:checkbox>
        </w:sdtPr>
        <w:sdtContent>
          <w:r w:rsidR="00D72269">
            <w:rPr>
              <w:rFonts w:ascii="MS Gothic" w:eastAsia="MS Gothic" w:hAnsi="MS Gothic" w:hint="eastAsia"/>
            </w:rPr>
            <w:t>☒</w:t>
          </w:r>
        </w:sdtContent>
      </w:sdt>
      <w:r w:rsidR="00933155" w:rsidRPr="00237C13">
        <w:t xml:space="preserve">  </w:t>
      </w:r>
      <w:r w:rsidR="00933155" w:rsidRPr="00237C13">
        <w:rPr>
          <w:rFonts w:cs="Segoe UI"/>
        </w:rPr>
        <w:t xml:space="preserve">Group: </w:t>
      </w:r>
      <w:r w:rsidR="00D72269">
        <w:t>MOPC</w:t>
      </w:r>
      <w:r w:rsidR="00933155" w:rsidRPr="00237C13">
        <w:rPr>
          <w:rFonts w:cs="Segoe UI"/>
        </w:rPr>
        <w:tab/>
      </w:r>
      <w:sdt>
        <w:sdtPr>
          <w:id w:val="350379548"/>
          <w14:checkbox>
            <w14:checked w14:val="1"/>
            <w14:checkedState w14:val="2612" w14:font="MS Gothic"/>
            <w14:uncheckedState w14:val="2610" w14:font="MS Gothic"/>
          </w14:checkbox>
        </w:sdtPr>
        <w:sdtContent>
          <w:r w:rsidR="00D72269">
            <w:rPr>
              <w:rFonts w:ascii="MS Gothic" w:eastAsia="MS Gothic" w:hAnsi="MS Gothic" w:hint="eastAsia"/>
            </w:rPr>
            <w:t>☒</w:t>
          </w:r>
        </w:sdtContent>
      </w:sdt>
      <w:r w:rsidR="00933155" w:rsidRPr="00237C13">
        <w:t xml:space="preserve">  This item is for: </w:t>
      </w:r>
      <w:r w:rsidR="00D72269">
        <w:t>discussion and vote</w:t>
      </w:r>
    </w:p>
    <w:p w14:paraId="23ADFCAA" w14:textId="77777777" w:rsidR="00933155" w:rsidRPr="00237C13" w:rsidRDefault="00000000" w:rsidP="00933155">
      <w:pPr>
        <w:ind w:left="-450"/>
        <w:rPr>
          <w:rFonts w:cs="Segoe UI"/>
        </w:rPr>
      </w:pPr>
      <w:sdt>
        <w:sdtPr>
          <w:id w:val="-1811551386"/>
          <w14:checkbox>
            <w14:checked w14:val="0"/>
            <w14:checkedState w14:val="2612" w14:font="MS Gothic"/>
            <w14:uncheckedState w14:val="2610" w14:font="MS Gothic"/>
          </w14:checkbox>
        </w:sdtPr>
        <w:sdtContent>
          <w:r w:rsidR="00933155" w:rsidRPr="00237C13">
            <w:rPr>
              <w:rFonts w:ascii="MS Gothic" w:eastAsia="MS Gothic" w:hAnsi="MS Gothic" w:hint="eastAsia"/>
            </w:rPr>
            <w:t>☐</w:t>
          </w:r>
        </w:sdtContent>
      </w:sdt>
      <w:r w:rsidR="00933155" w:rsidRPr="00237C13">
        <w:t xml:space="preserve">  </w:t>
      </w:r>
      <w:r w:rsidR="00933155" w:rsidRPr="00237C13">
        <w:rPr>
          <w:rFonts w:cs="Segoe UI"/>
        </w:rPr>
        <w:t>Supporting materials included</w:t>
      </w:r>
    </w:p>
    <w:sdt>
      <w:sdtPr>
        <w:alias w:val="List title of all supplemental items included"/>
        <w:tag w:val="RR Objective"/>
        <w:id w:val="83655119"/>
        <w:placeholder>
          <w:docPart w:val="01FFE9F9A93947A5B69889C9E2635D8A"/>
        </w:placeholder>
        <w:temporary/>
        <w15:color w:val="000080"/>
      </w:sdtPr>
      <w:sdtEndPr>
        <w:rPr>
          <w:i/>
        </w:rPr>
      </w:sdtEndPr>
      <w:sdtContent>
        <w:p w14:paraId="64C2CA2A" w14:textId="77777777" w:rsidR="00933155" w:rsidRPr="00237C13" w:rsidRDefault="00933155" w:rsidP="00933155">
          <w:pPr>
            <w:spacing w:before="120" w:after="120"/>
            <w:ind w:left="-360"/>
            <w:rPr>
              <w:i/>
            </w:rPr>
          </w:pPr>
          <w:r w:rsidRPr="00237C13">
            <w:rPr>
              <w:i/>
            </w:rPr>
            <w:t>Title of each supplemental material (# of pages)</w:t>
          </w:r>
        </w:p>
        <w:p w14:paraId="1FD2A73E" w14:textId="77777777" w:rsidR="00933155" w:rsidRPr="00237C13" w:rsidRDefault="00933155" w:rsidP="00933155">
          <w:pPr>
            <w:spacing w:before="120" w:after="120"/>
            <w:ind w:left="-360"/>
            <w:rPr>
              <w:i/>
            </w:rPr>
          </w:pPr>
          <w:r w:rsidRPr="00237C13">
            <w:rPr>
              <w:i/>
            </w:rPr>
            <w:t>Title of each supplemental material (# of pages)</w:t>
          </w:r>
        </w:p>
      </w:sdtContent>
    </w:sdt>
    <w:p w14:paraId="6F66C445" w14:textId="77777777" w:rsidR="00933155" w:rsidRPr="00237C13" w:rsidRDefault="00933155" w:rsidP="00933155">
      <w:pPr>
        <w:ind w:left="-450"/>
        <w:rPr>
          <w:b/>
          <w:szCs w:val="20"/>
        </w:rPr>
      </w:pPr>
      <w:r w:rsidRPr="00237C13">
        <w:rPr>
          <w:b/>
          <w:szCs w:val="20"/>
        </w:rPr>
        <w:t>Essential points &amp; primary issues for consideration:</w:t>
      </w:r>
    </w:p>
    <w:p w14:paraId="54848799" w14:textId="77777777" w:rsidR="00933155" w:rsidRPr="00290231" w:rsidRDefault="00933155" w:rsidP="00933155">
      <w:pPr>
        <w:pStyle w:val="ListParagraph"/>
        <w:numPr>
          <w:ilvl w:val="0"/>
          <w:numId w:val="0"/>
        </w:numPr>
        <w:spacing w:before="120" w:after="120"/>
        <w:ind w:left="-450"/>
        <w:rPr>
          <w:i/>
          <w:color w:val="2A363B" w:themeColor="text1"/>
        </w:rPr>
      </w:pPr>
      <w:r>
        <w:t xml:space="preserve">1. </w:t>
      </w:r>
      <w:sdt>
        <w:sdtPr>
          <w:alias w:val="Describe most important aspect of the RR"/>
          <w:tag w:val="Essential Points"/>
          <w:id w:val="1706833853"/>
          <w:placeholder>
            <w:docPart w:val="9D188813C3FC4DAEAE0B0F9D0E97A1B2"/>
          </w:placeholder>
          <w:temporary/>
          <w15:color w:val="000080"/>
        </w:sdtPr>
        <w:sdtContent>
          <w:r w:rsidRPr="00AC79DD">
            <w:rPr>
              <w:iCs/>
            </w:rPr>
            <w:t>Describe the first essential point.</w:t>
          </w:r>
        </w:sdtContent>
      </w:sdt>
    </w:p>
    <w:p w14:paraId="7B52CE39" w14:textId="77777777" w:rsidR="00933155" w:rsidRDefault="00933155" w:rsidP="00933155">
      <w:pPr>
        <w:pStyle w:val="ListParagraph"/>
        <w:numPr>
          <w:ilvl w:val="0"/>
          <w:numId w:val="0"/>
        </w:numPr>
        <w:spacing w:before="120" w:after="120"/>
        <w:ind w:left="-450"/>
      </w:pPr>
      <w:r>
        <w:t xml:space="preserve">2. </w:t>
      </w:r>
      <w:sdt>
        <w:sdtPr>
          <w:alias w:val="Describe 2nd important aspect of the RR"/>
          <w:tag w:val="Essential points"/>
          <w:id w:val="-1157845032"/>
          <w:placeholder>
            <w:docPart w:val="99F257E427A143D3879BC4632689197F"/>
          </w:placeholder>
          <w:temporary/>
          <w15:color w:val="000080"/>
        </w:sdtPr>
        <w:sdtContent>
          <w:r w:rsidRPr="00AC79DD">
            <w:rPr>
              <w:iCs/>
            </w:rPr>
            <w:t>Describe the second essential point.</w:t>
          </w:r>
        </w:sdtContent>
      </w:sdt>
    </w:p>
    <w:p w14:paraId="32BE5226" w14:textId="77777777" w:rsidR="00933155" w:rsidRPr="00D534D7" w:rsidRDefault="00933155" w:rsidP="00933155">
      <w:pPr>
        <w:pStyle w:val="ListParagraph"/>
        <w:numPr>
          <w:ilvl w:val="0"/>
          <w:numId w:val="0"/>
        </w:numPr>
        <w:spacing w:before="120" w:after="120"/>
        <w:ind w:left="-450"/>
        <w:rPr>
          <w:i/>
          <w:color w:val="2A363B" w:themeColor="text1"/>
        </w:rPr>
      </w:pPr>
      <w:r>
        <w:t>3.</w:t>
      </w:r>
      <w:r w:rsidRPr="00AC79DD">
        <w:t xml:space="preserve"> </w:t>
      </w:r>
      <w:sdt>
        <w:sdtPr>
          <w:alias w:val="Describe 3rd important aspect of the RR"/>
          <w:tag w:val="Essential points"/>
          <w:id w:val="274447217"/>
          <w:placeholder>
            <w:docPart w:val="CAE770BBED644C0CB731AC8C66E5578C"/>
          </w:placeholder>
          <w:temporary/>
          <w15:color w:val="000080"/>
        </w:sdtPr>
        <w:sdtContent>
          <w:r w:rsidRPr="00AC79DD">
            <w:rPr>
              <w:iCs/>
            </w:rPr>
            <w:t>Describe the second essential point.</w:t>
          </w:r>
        </w:sdtContent>
      </w:sdt>
    </w:p>
    <w:p w14:paraId="4A6255F1" w14:textId="498824D1" w:rsidR="00933155" w:rsidRDefault="00933155" w:rsidP="00933155">
      <w:pPr>
        <w:ind w:left="-450"/>
        <w:rPr>
          <w:b/>
          <w:szCs w:val="20"/>
        </w:rPr>
      </w:pPr>
      <w:r>
        <w:rPr>
          <w:b/>
          <w:szCs w:val="20"/>
        </w:rPr>
        <w:t xml:space="preserve">Reason it goes to </w:t>
      </w:r>
      <w:r w:rsidR="00D72269">
        <w:rPr>
          <w:rStyle w:val="Strong"/>
        </w:rPr>
        <w:t>MOPC:</w:t>
      </w:r>
      <w:r>
        <w:rPr>
          <w:rFonts w:cs="Segoe UI"/>
        </w:rPr>
        <w:tab/>
      </w:r>
    </w:p>
    <w:p w14:paraId="3987EC19" w14:textId="77777777" w:rsidR="00933155" w:rsidRDefault="00933155" w:rsidP="00933155">
      <w:pPr>
        <w:ind w:left="-450"/>
        <w:rPr>
          <w:szCs w:val="20"/>
        </w:rPr>
      </w:pPr>
      <w:r w:rsidRPr="0063306B">
        <w:rPr>
          <w:b/>
          <w:szCs w:val="20"/>
        </w:rPr>
        <w:t>Background</w:t>
      </w:r>
      <w:r>
        <w:rPr>
          <w:b/>
          <w:szCs w:val="20"/>
        </w:rPr>
        <w:t xml:space="preserve"> &amp; drivers</w:t>
      </w:r>
      <w:r w:rsidRPr="0063306B">
        <w:rPr>
          <w:szCs w:val="20"/>
        </w:rPr>
        <w:t xml:space="preserve">: </w:t>
      </w:r>
    </w:p>
    <w:p w14:paraId="2E7943FD" w14:textId="327C3375" w:rsidR="00933155" w:rsidRPr="005E5663" w:rsidRDefault="00D72269" w:rsidP="00933155">
      <w:pPr>
        <w:spacing w:before="120" w:after="120"/>
        <w:ind w:left="-450"/>
        <w:rPr>
          <w:i/>
          <w:color w:val="2A363B" w:themeColor="text1"/>
        </w:rPr>
      </w:pPr>
      <w:r>
        <w:rPr>
          <w:rStyle w:val="PlaceholderText"/>
          <w:color w:val="2A363B" w:themeColor="text1"/>
        </w:rPr>
        <w:t>This revision request implements HITT C1, which states “</w:t>
      </w:r>
      <w:r w:rsidRPr="00A4137A">
        <w:rPr>
          <w:i/>
          <w:iCs/>
          <w:color w:val="2A363B" w:themeColor="text1"/>
        </w:rPr>
        <w:t>SPP should decouple Schedule 9 and Schedule 11 transmission pricing zones, which would allow the creation of larger Schedule 11 pricing zones and/or Schedule 9 sub-zones, prospectively. When creating the new pricing zones, consideration should be given to new deliverability sub-regions, distribution factor calculations, and market and power flows</w:t>
      </w:r>
      <w:r>
        <w:rPr>
          <w:i/>
          <w:iCs/>
          <w:color w:val="2A363B" w:themeColor="text1"/>
        </w:rPr>
        <w:t xml:space="preserve">” </w:t>
      </w:r>
      <w:r w:rsidRPr="00A4137A">
        <w:rPr>
          <w:i/>
          <w:color w:val="2A363B" w:themeColor="text1"/>
        </w:rPr>
        <w:t>(July 2019 HITT Report)</w:t>
      </w:r>
      <w:r>
        <w:rPr>
          <w:i/>
          <w:color w:val="2A363B" w:themeColor="text1"/>
        </w:rPr>
        <w:t>.</w:t>
      </w:r>
    </w:p>
    <w:p w14:paraId="7D3210A1" w14:textId="77777777" w:rsidR="00933155" w:rsidRDefault="00933155" w:rsidP="00933155">
      <w:pPr>
        <w:ind w:left="-450"/>
        <w:rPr>
          <w:szCs w:val="20"/>
        </w:rPr>
      </w:pPr>
      <w:r w:rsidRPr="0063306B">
        <w:rPr>
          <w:b/>
          <w:szCs w:val="20"/>
        </w:rPr>
        <w:t>Strategic implications</w:t>
      </w:r>
      <w:r>
        <w:rPr>
          <w:szCs w:val="20"/>
        </w:rPr>
        <w:t>:</w:t>
      </w:r>
    </w:p>
    <w:sdt>
      <w:sdtPr>
        <w:rPr>
          <w:color w:val="2A363B" w:themeColor="text1"/>
        </w:rPr>
        <w:alias w:val="Describe short- or long-term implications related to the RR"/>
        <w:tag w:val="Strategic Implications"/>
        <w:id w:val="1160354065"/>
        <w:placeholder>
          <w:docPart w:val="C31D2DDECA844F62A5475F47797CD9B4"/>
        </w:placeholder>
        <w:temporary/>
        <w15:color w:val="000080"/>
      </w:sdtPr>
      <w:sdtEndPr>
        <w:rPr>
          <w:i/>
        </w:rPr>
      </w:sdtEndPr>
      <w:sdtContent>
        <w:p w14:paraId="04B4FAE3" w14:textId="77777777" w:rsidR="00933155" w:rsidRPr="005E5663" w:rsidRDefault="00933155" w:rsidP="00933155">
          <w:pPr>
            <w:spacing w:before="120" w:after="120"/>
            <w:ind w:left="-450"/>
            <w:rPr>
              <w:i/>
              <w:color w:val="2A363B" w:themeColor="text1"/>
            </w:rPr>
          </w:pPr>
          <w:r w:rsidRPr="00AC79DD">
            <w:rPr>
              <w:iCs/>
            </w:rPr>
            <w:t>Describe any short- and long- term implications of approving or rejecting this RR?  Does it impact SPP’s strategy?</w:t>
          </w:r>
        </w:p>
      </w:sdtContent>
    </w:sdt>
    <w:p w14:paraId="2E097676" w14:textId="77777777" w:rsidR="00933155" w:rsidRDefault="00933155" w:rsidP="00933155">
      <w:pPr>
        <w:ind w:left="-450"/>
        <w:rPr>
          <w:b/>
          <w:szCs w:val="20"/>
        </w:rPr>
      </w:pPr>
      <w:r>
        <w:rPr>
          <w:b/>
          <w:szCs w:val="20"/>
        </w:rPr>
        <w:t>Risks:</w:t>
      </w:r>
    </w:p>
    <w:sdt>
      <w:sdtPr>
        <w:rPr>
          <w:color w:val="2A363B" w:themeColor="text1"/>
        </w:rPr>
        <w:alias w:val="Describe any risks related to the RR"/>
        <w:tag w:val="Strategic Implications"/>
        <w:id w:val="-494491770"/>
        <w:placeholder>
          <w:docPart w:val="D9CD0C71FA644BFB844DF833F24826B1"/>
        </w:placeholder>
        <w:temporary/>
        <w15:color w:val="000080"/>
      </w:sdtPr>
      <w:sdtEndPr>
        <w:rPr>
          <w:i/>
        </w:rPr>
      </w:sdtEndPr>
      <w:sdtContent>
        <w:p w14:paraId="3C1255D9" w14:textId="77777777" w:rsidR="00933155" w:rsidRPr="005E5663" w:rsidRDefault="00933155" w:rsidP="00933155">
          <w:pPr>
            <w:spacing w:before="120" w:after="120"/>
            <w:ind w:left="-450"/>
            <w:rPr>
              <w:i/>
              <w:color w:val="2A363B" w:themeColor="text1"/>
            </w:rPr>
          </w:pPr>
          <w:r w:rsidRPr="00AC79DD">
            <w:rPr>
              <w:iCs/>
            </w:rPr>
            <w:t>Describe any significant risks of approving or rejecting this RR re: markets, reliability, etc.</w:t>
          </w:r>
        </w:p>
      </w:sdtContent>
    </w:sdt>
    <w:p w14:paraId="26743C87" w14:textId="77777777" w:rsidR="00933155" w:rsidRDefault="00933155" w:rsidP="00933155">
      <w:pPr>
        <w:ind w:left="-450"/>
        <w:rPr>
          <w:szCs w:val="20"/>
        </w:rPr>
      </w:pPr>
      <w:r>
        <w:rPr>
          <w:b/>
          <w:szCs w:val="20"/>
        </w:rPr>
        <w:t xml:space="preserve">Costs &amp; </w:t>
      </w:r>
      <w:r w:rsidRPr="0063306B">
        <w:rPr>
          <w:b/>
          <w:szCs w:val="20"/>
        </w:rPr>
        <w:t>Benefits</w:t>
      </w:r>
      <w:r>
        <w:rPr>
          <w:szCs w:val="20"/>
        </w:rPr>
        <w:t xml:space="preserve">: </w:t>
      </w:r>
    </w:p>
    <w:sdt>
      <w:sdtPr>
        <w:rPr>
          <w:color w:val="2A363B" w:themeColor="text1"/>
        </w:rPr>
        <w:alias w:val="Describe any costs/benefits related to the RR"/>
        <w:tag w:val="Strategic Implications"/>
        <w:id w:val="-1911379994"/>
        <w:placeholder>
          <w:docPart w:val="3C699BF500574E408A997816F2FF1B9B"/>
        </w:placeholder>
        <w:temporary/>
        <w15:color w:val="000080"/>
      </w:sdtPr>
      <w:sdtEndPr>
        <w:rPr>
          <w:i/>
        </w:rPr>
      </w:sdtEndPr>
      <w:sdtContent>
        <w:p w14:paraId="5442C096" w14:textId="77777777" w:rsidR="00933155" w:rsidRPr="003D2F56" w:rsidRDefault="00933155" w:rsidP="00933155">
          <w:pPr>
            <w:spacing w:before="120" w:after="120"/>
            <w:ind w:left="-450"/>
            <w:rPr>
              <w:i/>
              <w:color w:val="2A363B" w:themeColor="text1"/>
            </w:rPr>
          </w:pPr>
          <w:r w:rsidRPr="00AC79DD">
            <w:rPr>
              <w:iCs/>
            </w:rPr>
            <w:t>Describe qualitative and quantitative costs and benefits this RR will bring re: markets, reliability, administrative, etc.</w:t>
          </w:r>
        </w:p>
      </w:sdtContent>
    </w:sdt>
    <w:p w14:paraId="1FE32784" w14:textId="77777777" w:rsidR="00933155" w:rsidRDefault="00933155" w:rsidP="00933155">
      <w:pPr>
        <w:ind w:left="-450"/>
        <w:rPr>
          <w:szCs w:val="20"/>
        </w:rPr>
      </w:pPr>
      <w:r w:rsidRPr="0063306B">
        <w:rPr>
          <w:b/>
          <w:szCs w:val="20"/>
        </w:rPr>
        <w:lastRenderedPageBreak/>
        <w:t>Major stakeholder discussion points</w:t>
      </w:r>
      <w:r>
        <w:rPr>
          <w:szCs w:val="20"/>
        </w:rPr>
        <w:t xml:space="preserve">: </w:t>
      </w:r>
    </w:p>
    <w:sdt>
      <w:sdtPr>
        <w:rPr>
          <w:color w:val="2A363B" w:themeColor="text1"/>
        </w:rPr>
        <w:alias w:val="Summarize stakeholder concerns or comments"/>
        <w:tag w:val="Strategic Implications"/>
        <w:id w:val="-1758279674"/>
        <w:placeholder>
          <w:docPart w:val="449B66A5FF8E4046879449590CF2344D"/>
        </w:placeholder>
        <w:temporary/>
        <w15:color w:val="000080"/>
      </w:sdtPr>
      <w:sdtEndPr>
        <w:rPr>
          <w:i/>
        </w:rPr>
      </w:sdtEndPr>
      <w:sdtContent>
        <w:p w14:paraId="686FB171" w14:textId="77777777" w:rsidR="00933155" w:rsidRPr="005E5663" w:rsidRDefault="00933155" w:rsidP="00933155">
          <w:pPr>
            <w:spacing w:before="120" w:after="120"/>
            <w:ind w:left="-450"/>
            <w:rPr>
              <w:i/>
              <w:color w:val="2A363B" w:themeColor="text1"/>
            </w:rPr>
          </w:pPr>
          <w:r w:rsidRPr="00AC79DD">
            <w:rPr>
              <w:iCs/>
            </w:rPr>
            <w:t>Summarize any major issues that created stakeholder concerns or comments.</w:t>
          </w:r>
        </w:p>
      </w:sdtContent>
    </w:sdt>
    <w:p w14:paraId="323DBA59" w14:textId="77777777" w:rsidR="002E20F5" w:rsidRDefault="002E20F5" w:rsidP="00933155">
      <w:pPr>
        <w:ind w:left="-450"/>
        <w:rPr>
          <w:b/>
          <w:szCs w:val="20"/>
        </w:rPr>
      </w:pPr>
    </w:p>
    <w:p w14:paraId="1FF728A0" w14:textId="7AC3526B" w:rsidR="00933155" w:rsidRDefault="00933155" w:rsidP="00933155">
      <w:pPr>
        <w:ind w:left="-450"/>
        <w:rPr>
          <w:szCs w:val="20"/>
        </w:rPr>
      </w:pPr>
      <w:r>
        <w:rPr>
          <w:b/>
          <w:szCs w:val="20"/>
        </w:rPr>
        <w:t>Recommendation</w:t>
      </w:r>
      <w:r>
        <w:rPr>
          <w:szCs w:val="20"/>
        </w:rPr>
        <w:t xml:space="preserve">: </w:t>
      </w:r>
    </w:p>
    <w:p w14:paraId="67DE3D2B" w14:textId="4C912524" w:rsidR="00933155" w:rsidRPr="005E5663" w:rsidRDefault="00D72269" w:rsidP="00933155">
      <w:pPr>
        <w:spacing w:before="120" w:after="120"/>
        <w:ind w:left="-450"/>
        <w:rPr>
          <w:i/>
          <w:color w:val="2A363B" w:themeColor="text1"/>
        </w:rPr>
      </w:pPr>
      <w:r>
        <w:rPr>
          <w:iCs/>
        </w:rPr>
        <w:t>The RTWG</w:t>
      </w:r>
      <w:r w:rsidR="00933155" w:rsidRPr="00B836FB">
        <w:rPr>
          <w:iCs/>
        </w:rPr>
        <w:t xml:space="preserve"> recommends </w:t>
      </w:r>
      <w:r>
        <w:rPr>
          <w:iCs/>
        </w:rPr>
        <w:t>the MOPC</w:t>
      </w:r>
      <w:r w:rsidR="00933155" w:rsidRPr="00B836FB">
        <w:rPr>
          <w:iCs/>
        </w:rPr>
        <w:t xml:space="preserve"> approve</w:t>
      </w:r>
      <w:r>
        <w:rPr>
          <w:iCs/>
        </w:rPr>
        <w:t xml:space="preserve"> RR 665 as presented.</w:t>
      </w:r>
    </w:p>
    <w:p w14:paraId="53DD798E" w14:textId="77777777" w:rsidR="00933155" w:rsidRPr="003B1B50" w:rsidRDefault="00933155" w:rsidP="00933155">
      <w:pPr>
        <w:pStyle w:val="Heading3"/>
        <w:ind w:left="-540"/>
        <w:rPr>
          <w:b w:val="0"/>
          <w:color w:val="auto"/>
          <w:sz w:val="28"/>
        </w:rPr>
      </w:pPr>
      <w:r w:rsidRPr="003B1B50">
        <w:rPr>
          <w:color w:val="auto"/>
          <w:sz w:val="28"/>
        </w:rPr>
        <w:lastRenderedPageBreak/>
        <w:t>Stakeholder process overview:</w:t>
      </w:r>
    </w:p>
    <w:tbl>
      <w:tblPr>
        <w:tblpPr w:leftFromText="187" w:rightFromText="187" w:vertAnchor="text" w:horzAnchor="page" w:tblpX="552" w:tblpY="-82"/>
        <w:tblW w:w="11060" w:type="dxa"/>
        <w:tblCellMar>
          <w:left w:w="0" w:type="dxa"/>
          <w:right w:w="0" w:type="dxa"/>
        </w:tblCellMar>
        <w:tblLook w:val="0420" w:firstRow="1" w:lastRow="0" w:firstColumn="0" w:lastColumn="0" w:noHBand="0" w:noVBand="1"/>
      </w:tblPr>
      <w:tblGrid>
        <w:gridCol w:w="1055"/>
        <w:gridCol w:w="1199"/>
        <w:gridCol w:w="2762"/>
        <w:gridCol w:w="1003"/>
        <w:gridCol w:w="5041"/>
      </w:tblGrid>
      <w:tr w:rsidR="00933155" w:rsidRPr="00365F1A" w14:paraId="29D5EB3A" w14:textId="77777777" w:rsidTr="00D72269">
        <w:trPr>
          <w:trHeight w:val="988"/>
        </w:trPr>
        <w:tc>
          <w:tcPr>
            <w:tcW w:w="1066" w:type="dxa"/>
            <w:tcBorders>
              <w:top w:val="single" w:sz="8" w:space="0" w:color="FFFFFF"/>
              <w:left w:val="single" w:sz="8" w:space="0" w:color="FFFFFF"/>
              <w:bottom w:val="single" w:sz="24" w:space="0" w:color="FFFFFF"/>
              <w:right w:val="single" w:sz="8" w:space="0" w:color="FFFFFF"/>
            </w:tcBorders>
            <w:shd w:val="clear" w:color="auto" w:fill="2399BB"/>
            <w:tcMar>
              <w:top w:w="72" w:type="dxa"/>
              <w:left w:w="144" w:type="dxa"/>
              <w:bottom w:w="72" w:type="dxa"/>
              <w:right w:w="144" w:type="dxa"/>
            </w:tcMar>
            <w:vAlign w:val="center"/>
            <w:hideMark/>
          </w:tcPr>
          <w:p w14:paraId="728D1BBE" w14:textId="77777777" w:rsidR="00933155" w:rsidRPr="00365F1A" w:rsidRDefault="00933155">
            <w:pPr>
              <w:jc w:val="center"/>
              <w:rPr>
                <w:b/>
                <w:color w:val="FFFFFF" w:themeColor="background1"/>
                <w:sz w:val="20"/>
                <w:szCs w:val="20"/>
              </w:rPr>
            </w:pPr>
            <w:r w:rsidRPr="00365F1A">
              <w:rPr>
                <w:b/>
                <w:color w:val="FFFFFF" w:themeColor="background1"/>
                <w:sz w:val="20"/>
                <w:szCs w:val="20"/>
              </w:rPr>
              <w:t>Group</w:t>
            </w:r>
          </w:p>
        </w:tc>
        <w:tc>
          <w:tcPr>
            <w:tcW w:w="894" w:type="dxa"/>
            <w:tcBorders>
              <w:top w:val="single" w:sz="8" w:space="0" w:color="FFFFFF"/>
              <w:left w:val="single" w:sz="8" w:space="0" w:color="FFFFFF"/>
              <w:bottom w:val="single" w:sz="24" w:space="0" w:color="FFFFFF"/>
              <w:right w:val="single" w:sz="8" w:space="0" w:color="FFFFFF"/>
            </w:tcBorders>
            <w:shd w:val="clear" w:color="auto" w:fill="2399BB"/>
            <w:tcMar>
              <w:top w:w="72" w:type="dxa"/>
              <w:left w:w="144" w:type="dxa"/>
              <w:bottom w:w="72" w:type="dxa"/>
              <w:right w:w="144" w:type="dxa"/>
            </w:tcMar>
            <w:vAlign w:val="center"/>
            <w:hideMark/>
          </w:tcPr>
          <w:p w14:paraId="2A6E3C17" w14:textId="77777777" w:rsidR="00933155" w:rsidRPr="00365F1A" w:rsidRDefault="00933155">
            <w:pPr>
              <w:ind w:left="-540"/>
              <w:jc w:val="center"/>
              <w:rPr>
                <w:color w:val="FFFFFF" w:themeColor="background1"/>
                <w:sz w:val="20"/>
                <w:szCs w:val="20"/>
              </w:rPr>
            </w:pPr>
            <w:r>
              <w:rPr>
                <w:b/>
                <w:bCs/>
                <w:color w:val="FFFFFF" w:themeColor="background1"/>
                <w:sz w:val="20"/>
                <w:szCs w:val="20"/>
              </w:rPr>
              <w:t xml:space="preserve">       </w:t>
            </w:r>
            <w:r w:rsidRPr="00365F1A">
              <w:rPr>
                <w:b/>
                <w:bCs/>
                <w:color w:val="FFFFFF" w:themeColor="background1"/>
                <w:sz w:val="20"/>
                <w:szCs w:val="20"/>
              </w:rPr>
              <w:t>Date</w:t>
            </w:r>
          </w:p>
        </w:tc>
        <w:tc>
          <w:tcPr>
            <w:tcW w:w="2822" w:type="dxa"/>
            <w:tcBorders>
              <w:top w:val="single" w:sz="8" w:space="0" w:color="FFFFFF"/>
              <w:left w:val="single" w:sz="8" w:space="0" w:color="FFFFFF"/>
              <w:bottom w:val="single" w:sz="24" w:space="0" w:color="FFFFFF"/>
              <w:right w:val="single" w:sz="8" w:space="0" w:color="FFFFFF"/>
            </w:tcBorders>
            <w:shd w:val="clear" w:color="auto" w:fill="2399BB"/>
            <w:tcMar>
              <w:top w:w="72" w:type="dxa"/>
              <w:left w:w="144" w:type="dxa"/>
              <w:bottom w:w="72" w:type="dxa"/>
              <w:right w:w="144" w:type="dxa"/>
            </w:tcMar>
            <w:vAlign w:val="center"/>
            <w:hideMark/>
          </w:tcPr>
          <w:p w14:paraId="6203FFC4" w14:textId="77777777" w:rsidR="00933155" w:rsidRPr="00365F1A" w:rsidRDefault="00933155">
            <w:pPr>
              <w:jc w:val="center"/>
              <w:rPr>
                <w:color w:val="FFFFFF" w:themeColor="background1"/>
                <w:sz w:val="20"/>
                <w:szCs w:val="20"/>
              </w:rPr>
            </w:pPr>
            <w:r w:rsidRPr="00365F1A">
              <w:rPr>
                <w:b/>
                <w:bCs/>
                <w:color w:val="FFFFFF" w:themeColor="background1"/>
                <w:sz w:val="20"/>
                <w:szCs w:val="20"/>
              </w:rPr>
              <w:t>Motion</w:t>
            </w:r>
          </w:p>
        </w:tc>
        <w:tc>
          <w:tcPr>
            <w:tcW w:w="1003" w:type="dxa"/>
            <w:tcBorders>
              <w:top w:val="single" w:sz="8" w:space="0" w:color="FFFFFF"/>
              <w:left w:val="single" w:sz="8" w:space="0" w:color="FFFFFF"/>
              <w:bottom w:val="single" w:sz="24" w:space="0" w:color="FFFFFF"/>
              <w:right w:val="single" w:sz="8" w:space="0" w:color="FFFFFF"/>
            </w:tcBorders>
            <w:shd w:val="clear" w:color="auto" w:fill="2399BB"/>
            <w:vAlign w:val="center"/>
          </w:tcPr>
          <w:p w14:paraId="4E77F1FF" w14:textId="77777777" w:rsidR="00933155" w:rsidRPr="00365F1A" w:rsidRDefault="00933155">
            <w:pPr>
              <w:rPr>
                <w:b/>
                <w:bCs/>
                <w:color w:val="FFFFFF" w:themeColor="background1"/>
                <w:sz w:val="20"/>
                <w:szCs w:val="20"/>
              </w:rPr>
            </w:pPr>
            <w:r w:rsidRPr="00365F1A">
              <w:rPr>
                <w:b/>
                <w:bCs/>
                <w:color w:val="FFFFFF" w:themeColor="background1"/>
                <w:sz w:val="20"/>
                <w:szCs w:val="20"/>
              </w:rPr>
              <w:t>Consensus</w:t>
            </w:r>
          </w:p>
        </w:tc>
        <w:tc>
          <w:tcPr>
            <w:tcW w:w="5275" w:type="dxa"/>
            <w:tcBorders>
              <w:top w:val="single" w:sz="8" w:space="0" w:color="FFFFFF"/>
              <w:left w:val="single" w:sz="8" w:space="0" w:color="FFFFFF"/>
              <w:bottom w:val="single" w:sz="24" w:space="0" w:color="FFFFFF"/>
              <w:right w:val="single" w:sz="8" w:space="0" w:color="FFFFFF"/>
            </w:tcBorders>
            <w:shd w:val="clear" w:color="auto" w:fill="2399BB"/>
          </w:tcPr>
          <w:p w14:paraId="6A8B9DC6" w14:textId="77777777" w:rsidR="00933155" w:rsidRPr="00365F1A" w:rsidRDefault="00933155">
            <w:pPr>
              <w:spacing w:after="0"/>
              <w:ind w:left="144"/>
              <w:jc w:val="center"/>
              <w:rPr>
                <w:b/>
                <w:bCs/>
                <w:color w:val="FFFFFF" w:themeColor="background1"/>
                <w:sz w:val="20"/>
                <w:szCs w:val="20"/>
              </w:rPr>
            </w:pPr>
            <w:r w:rsidRPr="00365F1A">
              <w:rPr>
                <w:b/>
                <w:bCs/>
                <w:color w:val="FFFFFF" w:themeColor="background1"/>
                <w:sz w:val="20"/>
                <w:szCs w:val="20"/>
              </w:rPr>
              <w:t>Stakeholder Discussion or Concerns</w:t>
            </w:r>
          </w:p>
          <w:p w14:paraId="0930A27B" w14:textId="77777777" w:rsidR="00933155" w:rsidRPr="00365F1A" w:rsidRDefault="00933155">
            <w:pPr>
              <w:rPr>
                <w:b/>
                <w:bCs/>
                <w:color w:val="FFFFFF" w:themeColor="background1"/>
                <w:sz w:val="20"/>
                <w:szCs w:val="20"/>
              </w:rPr>
            </w:pPr>
          </w:p>
        </w:tc>
      </w:tr>
      <w:tr w:rsidR="00933155" w:rsidRPr="002E20F5" w14:paraId="32F7DB26" w14:textId="77777777" w:rsidTr="00D72269">
        <w:trPr>
          <w:trHeight w:val="288"/>
        </w:trPr>
        <w:tc>
          <w:tcPr>
            <w:tcW w:w="1066"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0EADDFCC" w14:textId="0ABB76D8" w:rsidR="00933155" w:rsidRPr="002E20F5" w:rsidRDefault="00A80741">
            <w:pPr>
              <w:rPr>
                <w:sz w:val="20"/>
                <w:szCs w:val="20"/>
              </w:rPr>
            </w:pPr>
            <w:r>
              <w:rPr>
                <w:sz w:val="20"/>
                <w:szCs w:val="20"/>
              </w:rPr>
              <w:t>CA</w:t>
            </w:r>
            <w:r w:rsidR="00D72269">
              <w:rPr>
                <w:sz w:val="20"/>
                <w:szCs w:val="20"/>
              </w:rPr>
              <w:t>WG</w:t>
            </w:r>
          </w:p>
        </w:tc>
        <w:tc>
          <w:tcPr>
            <w:tcW w:w="894"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3F6F52C7" w14:textId="148492AE" w:rsidR="00933155" w:rsidRPr="002E20F5" w:rsidRDefault="00A80741">
            <w:pPr>
              <w:rPr>
                <w:sz w:val="20"/>
                <w:szCs w:val="20"/>
              </w:rPr>
            </w:pPr>
            <w:r>
              <w:rPr>
                <w:sz w:val="20"/>
                <w:szCs w:val="20"/>
              </w:rPr>
              <w:t>3/11/2025</w:t>
            </w:r>
          </w:p>
        </w:tc>
        <w:tc>
          <w:tcPr>
            <w:tcW w:w="2822"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2CC76294" w14:textId="40E9F9C6" w:rsidR="00933155" w:rsidRPr="002E20F5" w:rsidRDefault="002F41E2">
            <w:pPr>
              <w:rPr>
                <w:sz w:val="20"/>
                <w:szCs w:val="20"/>
              </w:rPr>
            </w:pPr>
            <w:r>
              <w:rPr>
                <w:sz w:val="20"/>
                <w:szCs w:val="20"/>
              </w:rPr>
              <w:t>Recommends that the RSC approve the RR 665 Tariff revisions as implementing the HITT C1-related policy recommended by CAWG and approved by RSC to decouple Schedules 9 and 11 and create subregions for use in the cost allocation of future Schedule 11 upgrades</w:t>
            </w:r>
          </w:p>
        </w:tc>
        <w:tc>
          <w:tcPr>
            <w:tcW w:w="1003" w:type="dxa"/>
            <w:tcBorders>
              <w:top w:val="single" w:sz="24" w:space="0" w:color="FFFFFF"/>
              <w:left w:val="single" w:sz="8" w:space="0" w:color="FFFFFF"/>
              <w:bottom w:val="single" w:sz="8" w:space="0" w:color="FFFFFF"/>
              <w:right w:val="single" w:sz="8" w:space="0" w:color="FFFFFF"/>
            </w:tcBorders>
            <w:shd w:val="clear" w:color="auto" w:fill="CCDEE7"/>
          </w:tcPr>
          <w:p w14:paraId="781D89C6" w14:textId="0C99022E" w:rsidR="00933155" w:rsidRPr="002E20F5" w:rsidRDefault="00FE223F">
            <w:pPr>
              <w:rPr>
                <w:sz w:val="20"/>
                <w:szCs w:val="20"/>
              </w:rPr>
            </w:pPr>
            <w:r>
              <w:rPr>
                <w:sz w:val="20"/>
                <w:szCs w:val="20"/>
              </w:rPr>
              <w:t>Approved</w:t>
            </w:r>
          </w:p>
          <w:p w14:paraId="203B721C" w14:textId="427CB270" w:rsidR="00933155" w:rsidRPr="002E20F5" w:rsidRDefault="00FE223F">
            <w:pPr>
              <w:rPr>
                <w:sz w:val="20"/>
                <w:szCs w:val="20"/>
              </w:rPr>
            </w:pPr>
            <w:r>
              <w:rPr>
                <w:sz w:val="20"/>
                <w:szCs w:val="20"/>
              </w:rPr>
              <w:t>100%</w:t>
            </w:r>
          </w:p>
        </w:tc>
        <w:sdt>
          <w:sdtPr>
            <w:rPr>
              <w:sz w:val="20"/>
              <w:szCs w:val="20"/>
            </w:rPr>
            <w:alias w:val="Stakeholder discussion or concerns"/>
            <w:tag w:val="Discussion"/>
            <w:id w:val="-1666382233"/>
            <w:placeholder>
              <w:docPart w:val="5A35CFE3BFC04A78859236FF877DA3FA"/>
            </w:placeholder>
            <w:temporary/>
            <w:showingPlcHdr/>
            <w15:color w:val="000080"/>
          </w:sdtPr>
          <w:sdtContent>
            <w:tc>
              <w:tcPr>
                <w:tcW w:w="5275" w:type="dxa"/>
                <w:tcBorders>
                  <w:top w:val="single" w:sz="24" w:space="0" w:color="FFFFFF"/>
                  <w:left w:val="single" w:sz="8" w:space="0" w:color="FFFFFF"/>
                  <w:bottom w:val="single" w:sz="8" w:space="0" w:color="FFFFFF"/>
                  <w:right w:val="single" w:sz="8" w:space="0" w:color="FFFFFF"/>
                </w:tcBorders>
                <w:shd w:val="clear" w:color="auto" w:fill="CCDEE7"/>
              </w:tcPr>
              <w:p w14:paraId="23955558" w14:textId="77777777" w:rsidR="00933155" w:rsidRPr="002E20F5" w:rsidRDefault="00933155">
                <w:pPr>
                  <w:rPr>
                    <w:sz w:val="20"/>
                    <w:szCs w:val="20"/>
                  </w:rPr>
                </w:pPr>
                <w:r w:rsidRPr="002E20F5">
                  <w:rPr>
                    <w:sz w:val="20"/>
                    <w:szCs w:val="20"/>
                  </w:rPr>
                  <w:t xml:space="preserve"> Major discussion topics, if any </w:t>
                </w:r>
              </w:p>
            </w:tc>
          </w:sdtContent>
        </w:sdt>
      </w:tr>
      <w:tr w:rsidR="00FE223F" w:rsidRPr="002E20F5" w14:paraId="2680511B" w14:textId="77777777" w:rsidTr="00D72269">
        <w:trPr>
          <w:trHeight w:val="288"/>
        </w:trPr>
        <w:tc>
          <w:tcPr>
            <w:tcW w:w="1066"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3CF713E8" w14:textId="1A67871D" w:rsidR="00FE223F" w:rsidRDefault="00FE223F">
            <w:pPr>
              <w:rPr>
                <w:sz w:val="20"/>
                <w:szCs w:val="20"/>
              </w:rPr>
            </w:pPr>
            <w:r>
              <w:rPr>
                <w:sz w:val="20"/>
                <w:szCs w:val="20"/>
              </w:rPr>
              <w:t>CAWG</w:t>
            </w:r>
          </w:p>
        </w:tc>
        <w:tc>
          <w:tcPr>
            <w:tcW w:w="894"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6DC372E9" w14:textId="0FDD842C" w:rsidR="00FE223F" w:rsidRDefault="00FE223F">
            <w:pPr>
              <w:rPr>
                <w:sz w:val="20"/>
                <w:szCs w:val="20"/>
              </w:rPr>
            </w:pPr>
            <w:r>
              <w:rPr>
                <w:sz w:val="20"/>
                <w:szCs w:val="20"/>
              </w:rPr>
              <w:t>3/11/2025</w:t>
            </w:r>
          </w:p>
        </w:tc>
        <w:tc>
          <w:tcPr>
            <w:tcW w:w="2822"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7E1C475B" w14:textId="416944EA" w:rsidR="00FE223F" w:rsidRDefault="00FE223F">
            <w:pPr>
              <w:rPr>
                <w:sz w:val="20"/>
                <w:szCs w:val="20"/>
              </w:rPr>
            </w:pPr>
            <w:r>
              <w:rPr>
                <w:sz w:val="20"/>
                <w:szCs w:val="20"/>
              </w:rPr>
              <w:t>Recommends that RSC approve edits to the RR 665 Tariff revision to facilitate the recommended Delivery Point Rule modifications</w:t>
            </w:r>
          </w:p>
        </w:tc>
        <w:tc>
          <w:tcPr>
            <w:tcW w:w="1003" w:type="dxa"/>
            <w:tcBorders>
              <w:top w:val="single" w:sz="24" w:space="0" w:color="FFFFFF"/>
              <w:left w:val="single" w:sz="8" w:space="0" w:color="FFFFFF"/>
              <w:bottom w:val="single" w:sz="8" w:space="0" w:color="FFFFFF"/>
              <w:right w:val="single" w:sz="8" w:space="0" w:color="FFFFFF"/>
            </w:tcBorders>
            <w:shd w:val="clear" w:color="auto" w:fill="CCDEE7"/>
          </w:tcPr>
          <w:p w14:paraId="1DEA71DC" w14:textId="77777777" w:rsidR="00FE223F" w:rsidRDefault="00FE223F">
            <w:pPr>
              <w:rPr>
                <w:sz w:val="20"/>
                <w:szCs w:val="20"/>
              </w:rPr>
            </w:pPr>
          </w:p>
        </w:tc>
        <w:tc>
          <w:tcPr>
            <w:tcW w:w="5275" w:type="dxa"/>
            <w:tcBorders>
              <w:top w:val="single" w:sz="24" w:space="0" w:color="FFFFFF"/>
              <w:left w:val="single" w:sz="8" w:space="0" w:color="FFFFFF"/>
              <w:bottom w:val="single" w:sz="8" w:space="0" w:color="FFFFFF"/>
              <w:right w:val="single" w:sz="8" w:space="0" w:color="FFFFFF"/>
            </w:tcBorders>
            <w:shd w:val="clear" w:color="auto" w:fill="CCDEE7"/>
          </w:tcPr>
          <w:p w14:paraId="461ECBE1" w14:textId="2045E203" w:rsidR="00FE223F" w:rsidRDefault="00FE223F">
            <w:pPr>
              <w:rPr>
                <w:sz w:val="20"/>
                <w:szCs w:val="20"/>
              </w:rPr>
            </w:pPr>
            <w:r>
              <w:rPr>
                <w:sz w:val="20"/>
                <w:szCs w:val="20"/>
              </w:rPr>
              <w:t>Specifically, those edits to the RR 665 language would include deleting the words “wind generation” in Sections III.A.4.i and III.A.4.ii of Attachment J in the proposed RR 665 Tariff language.</w:t>
            </w:r>
          </w:p>
        </w:tc>
      </w:tr>
      <w:tr w:rsidR="00933155" w:rsidRPr="002E20F5" w14:paraId="50702475" w14:textId="77777777" w:rsidTr="00D72269">
        <w:trPr>
          <w:trHeight w:val="288"/>
        </w:trPr>
        <w:tc>
          <w:tcPr>
            <w:tcW w:w="1066"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699F13E6" w14:textId="1758E087" w:rsidR="00933155" w:rsidRPr="002E20F5" w:rsidRDefault="00A80741">
            <w:pPr>
              <w:rPr>
                <w:sz w:val="20"/>
                <w:szCs w:val="20"/>
              </w:rPr>
            </w:pPr>
            <w:r>
              <w:rPr>
                <w:sz w:val="20"/>
                <w:szCs w:val="20"/>
              </w:rPr>
              <w:t>RT</w:t>
            </w:r>
            <w:r w:rsidR="00D72269">
              <w:rPr>
                <w:sz w:val="20"/>
                <w:szCs w:val="20"/>
              </w:rPr>
              <w:t>WG</w:t>
            </w:r>
          </w:p>
        </w:tc>
        <w:sdt>
          <w:sdtPr>
            <w:rPr>
              <w:sz w:val="20"/>
              <w:szCs w:val="20"/>
            </w:rPr>
            <w:id w:val="-813561599"/>
            <w:placeholder>
              <w:docPart w:val="0518530082F141B9A427717EF0B4B98C"/>
            </w:placeholder>
            <w:temporary/>
            <w:showingPlcHdr/>
            <w15:color w:val="000080"/>
            <w:date>
              <w:dateFormat w:val="M/d/yyyy"/>
              <w:lid w:val="en-US"/>
              <w:storeMappedDataAs w:val="dateTime"/>
              <w:calendar w:val="gregorian"/>
            </w:date>
          </w:sdtPr>
          <w:sdtContent>
            <w:tc>
              <w:tcPr>
                <w:tcW w:w="894"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16CB4941" w14:textId="77777777" w:rsidR="00933155" w:rsidRPr="002E20F5" w:rsidRDefault="00933155">
                <w:pPr>
                  <w:rPr>
                    <w:sz w:val="20"/>
                    <w:szCs w:val="20"/>
                  </w:rPr>
                </w:pPr>
                <w:r w:rsidRPr="002E20F5">
                  <w:rPr>
                    <w:rStyle w:val="PlaceholderText"/>
                    <w:color w:val="auto"/>
                    <w:sz w:val="20"/>
                    <w:szCs w:val="20"/>
                  </w:rPr>
                  <w:t>Date</w:t>
                </w:r>
              </w:p>
            </w:tc>
          </w:sdtContent>
        </w:sdt>
        <w:tc>
          <w:tcPr>
            <w:tcW w:w="2822"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0FC60F45" w14:textId="14BB8351" w:rsidR="00933155" w:rsidRPr="003646B7" w:rsidRDefault="003646B7">
            <w:pPr>
              <w:rPr>
                <w:sz w:val="20"/>
                <w:szCs w:val="20"/>
              </w:rPr>
            </w:pPr>
            <w:r>
              <w:rPr>
                <w:iCs/>
                <w:sz w:val="20"/>
                <w:szCs w:val="20"/>
              </w:rPr>
              <w:t>T</w:t>
            </w:r>
            <w:r w:rsidRPr="003646B7">
              <w:rPr>
                <w:iCs/>
                <w:sz w:val="20"/>
                <w:szCs w:val="20"/>
              </w:rPr>
              <w:t>o approve RR 665 as modified at the March 20, 2025 RTWG meeting as implementing the HITT C1 recommendation</w:t>
            </w:r>
          </w:p>
        </w:tc>
        <w:tc>
          <w:tcPr>
            <w:tcW w:w="1003" w:type="dxa"/>
            <w:tcBorders>
              <w:top w:val="single" w:sz="24" w:space="0" w:color="FFFFFF"/>
              <w:left w:val="single" w:sz="8" w:space="0" w:color="FFFFFF"/>
              <w:bottom w:val="single" w:sz="8" w:space="0" w:color="FFFFFF"/>
              <w:right w:val="single" w:sz="8" w:space="0" w:color="FFFFFF"/>
            </w:tcBorders>
            <w:shd w:val="clear" w:color="auto" w:fill="CCDEE7"/>
          </w:tcPr>
          <w:p w14:paraId="3C447693" w14:textId="0058F40B" w:rsidR="00933155" w:rsidRPr="002E20F5" w:rsidRDefault="003646B7">
            <w:pPr>
              <w:rPr>
                <w:sz w:val="20"/>
                <w:szCs w:val="20"/>
              </w:rPr>
            </w:pPr>
            <w:r>
              <w:rPr>
                <w:sz w:val="20"/>
                <w:szCs w:val="20"/>
              </w:rPr>
              <w:t>Approved</w:t>
            </w:r>
          </w:p>
          <w:p w14:paraId="2985BB32" w14:textId="70D969D4" w:rsidR="00933155" w:rsidRPr="002E20F5" w:rsidRDefault="003646B7">
            <w:pPr>
              <w:rPr>
                <w:sz w:val="20"/>
                <w:szCs w:val="20"/>
              </w:rPr>
            </w:pPr>
            <w:r>
              <w:rPr>
                <w:sz w:val="20"/>
                <w:szCs w:val="20"/>
              </w:rPr>
              <w:t>89%</w:t>
            </w:r>
          </w:p>
        </w:tc>
        <w:sdt>
          <w:sdtPr>
            <w:rPr>
              <w:sz w:val="20"/>
              <w:szCs w:val="20"/>
            </w:rPr>
            <w:alias w:val="Stakeholder discussion or concerns"/>
            <w:tag w:val="Discussion"/>
            <w:id w:val="718486064"/>
            <w:placeholder>
              <w:docPart w:val="9D8F69C67295447C807428AB47CF6595"/>
            </w:placeholder>
            <w:temporary/>
            <w:showingPlcHdr/>
            <w15:color w:val="000080"/>
          </w:sdtPr>
          <w:sdtContent>
            <w:tc>
              <w:tcPr>
                <w:tcW w:w="5275" w:type="dxa"/>
                <w:tcBorders>
                  <w:top w:val="single" w:sz="24" w:space="0" w:color="FFFFFF"/>
                  <w:left w:val="single" w:sz="8" w:space="0" w:color="FFFFFF"/>
                  <w:bottom w:val="single" w:sz="8" w:space="0" w:color="FFFFFF"/>
                  <w:right w:val="single" w:sz="8" w:space="0" w:color="FFFFFF"/>
                </w:tcBorders>
                <w:shd w:val="clear" w:color="auto" w:fill="CCDEE7"/>
              </w:tcPr>
              <w:p w14:paraId="0A6B462F" w14:textId="77777777" w:rsidR="00933155" w:rsidRPr="002E20F5" w:rsidRDefault="00933155">
                <w:pPr>
                  <w:rPr>
                    <w:sz w:val="20"/>
                    <w:szCs w:val="20"/>
                  </w:rPr>
                </w:pPr>
                <w:r w:rsidRPr="002E20F5">
                  <w:rPr>
                    <w:sz w:val="20"/>
                    <w:szCs w:val="20"/>
                  </w:rPr>
                  <w:t>Major discussion topics, if any</w:t>
                </w:r>
              </w:p>
            </w:tc>
          </w:sdtContent>
        </w:sdt>
      </w:tr>
      <w:tr w:rsidR="00933155" w:rsidRPr="002E20F5" w14:paraId="48673BA5" w14:textId="77777777" w:rsidTr="00D72269">
        <w:trPr>
          <w:trHeight w:val="288"/>
        </w:trPr>
        <w:tc>
          <w:tcPr>
            <w:tcW w:w="1066" w:type="dxa"/>
            <w:tcBorders>
              <w:top w:val="single" w:sz="24" w:space="0" w:color="FFFFFF"/>
              <w:left w:val="single" w:sz="8" w:space="0" w:color="FFFFFF"/>
              <w:bottom w:val="single" w:sz="24" w:space="0" w:color="FFFFFF"/>
              <w:right w:val="single" w:sz="8" w:space="0" w:color="FFFFFF"/>
            </w:tcBorders>
            <w:shd w:val="clear" w:color="auto" w:fill="CCDEE7"/>
            <w:tcMar>
              <w:top w:w="72" w:type="dxa"/>
              <w:left w:w="144" w:type="dxa"/>
              <w:bottom w:w="72" w:type="dxa"/>
              <w:right w:w="144" w:type="dxa"/>
            </w:tcMar>
            <w:hideMark/>
          </w:tcPr>
          <w:p w14:paraId="79337CDC" w14:textId="49809E76" w:rsidR="00933155" w:rsidRPr="002E20F5" w:rsidRDefault="00A80741">
            <w:pPr>
              <w:rPr>
                <w:sz w:val="20"/>
                <w:szCs w:val="20"/>
              </w:rPr>
            </w:pPr>
            <w:r>
              <w:rPr>
                <w:sz w:val="20"/>
                <w:szCs w:val="20"/>
              </w:rPr>
              <w:t>ES</w:t>
            </w:r>
            <w:r w:rsidR="00D72269">
              <w:rPr>
                <w:sz w:val="20"/>
                <w:szCs w:val="20"/>
              </w:rPr>
              <w:t>WG</w:t>
            </w:r>
          </w:p>
        </w:tc>
        <w:tc>
          <w:tcPr>
            <w:tcW w:w="894" w:type="dxa"/>
            <w:tcBorders>
              <w:top w:val="single" w:sz="24" w:space="0" w:color="FFFFFF"/>
              <w:left w:val="single" w:sz="8" w:space="0" w:color="FFFFFF"/>
              <w:bottom w:val="single" w:sz="24" w:space="0" w:color="FFFFFF"/>
              <w:right w:val="single" w:sz="8" w:space="0" w:color="FFFFFF"/>
            </w:tcBorders>
            <w:shd w:val="clear" w:color="auto" w:fill="CCDEE7"/>
            <w:tcMar>
              <w:top w:w="72" w:type="dxa"/>
              <w:left w:w="144" w:type="dxa"/>
              <w:bottom w:w="72" w:type="dxa"/>
              <w:right w:w="144" w:type="dxa"/>
            </w:tcMar>
            <w:hideMark/>
          </w:tcPr>
          <w:p w14:paraId="4749F464" w14:textId="22350BAE" w:rsidR="00933155" w:rsidRPr="002E20F5" w:rsidRDefault="00A80741">
            <w:pPr>
              <w:rPr>
                <w:sz w:val="20"/>
                <w:szCs w:val="20"/>
              </w:rPr>
            </w:pPr>
            <w:r>
              <w:rPr>
                <w:sz w:val="20"/>
                <w:szCs w:val="20"/>
              </w:rPr>
              <w:t>2/21/2025</w:t>
            </w:r>
          </w:p>
        </w:tc>
        <w:tc>
          <w:tcPr>
            <w:tcW w:w="2822" w:type="dxa"/>
            <w:tcBorders>
              <w:top w:val="single" w:sz="24" w:space="0" w:color="FFFFFF"/>
              <w:left w:val="single" w:sz="8" w:space="0" w:color="FFFFFF"/>
              <w:bottom w:val="single" w:sz="24" w:space="0" w:color="FFFFFF"/>
              <w:right w:val="single" w:sz="8" w:space="0" w:color="FFFFFF"/>
            </w:tcBorders>
            <w:shd w:val="clear" w:color="auto" w:fill="CCDEE7"/>
            <w:tcMar>
              <w:top w:w="72" w:type="dxa"/>
              <w:left w:w="144" w:type="dxa"/>
              <w:bottom w:w="72" w:type="dxa"/>
              <w:right w:w="144" w:type="dxa"/>
            </w:tcMar>
            <w:hideMark/>
          </w:tcPr>
          <w:p w14:paraId="7B316C87" w14:textId="06610A98" w:rsidR="00933155" w:rsidRPr="002E20F5" w:rsidRDefault="00A80741">
            <w:pPr>
              <w:rPr>
                <w:sz w:val="20"/>
                <w:szCs w:val="20"/>
              </w:rPr>
            </w:pPr>
            <w:r w:rsidRPr="00A80741">
              <w:rPr>
                <w:sz w:val="20"/>
                <w:szCs w:val="20"/>
              </w:rPr>
              <w:t xml:space="preserve">To approve the addition of the word “subregional” in Section III.7.d.v of Attachment O as part of the RR 665 (HITT C1 Implementation) revisions </w:t>
            </w:r>
          </w:p>
        </w:tc>
        <w:tc>
          <w:tcPr>
            <w:tcW w:w="1003" w:type="dxa"/>
            <w:tcBorders>
              <w:top w:val="single" w:sz="24" w:space="0" w:color="FFFFFF"/>
              <w:left w:val="single" w:sz="8" w:space="0" w:color="FFFFFF"/>
              <w:bottom w:val="single" w:sz="24" w:space="0" w:color="FFFFFF"/>
              <w:right w:val="single" w:sz="8" w:space="0" w:color="FFFFFF"/>
            </w:tcBorders>
            <w:shd w:val="clear" w:color="auto" w:fill="CCDEE7"/>
          </w:tcPr>
          <w:p w14:paraId="321D6CD5" w14:textId="106B84EA" w:rsidR="00933155" w:rsidRPr="002E20F5" w:rsidRDefault="00A80741">
            <w:pPr>
              <w:rPr>
                <w:sz w:val="20"/>
                <w:szCs w:val="20"/>
              </w:rPr>
            </w:pPr>
            <w:r>
              <w:rPr>
                <w:sz w:val="20"/>
                <w:szCs w:val="20"/>
              </w:rPr>
              <w:t>Approved</w:t>
            </w:r>
          </w:p>
          <w:p w14:paraId="2DE4EF89" w14:textId="23EB57EA" w:rsidR="00933155" w:rsidRPr="002E20F5" w:rsidRDefault="00A80741">
            <w:pPr>
              <w:rPr>
                <w:sz w:val="20"/>
                <w:szCs w:val="20"/>
              </w:rPr>
            </w:pPr>
            <w:r>
              <w:rPr>
                <w:sz w:val="20"/>
                <w:szCs w:val="20"/>
              </w:rPr>
              <w:t>100%</w:t>
            </w:r>
          </w:p>
        </w:tc>
        <w:sdt>
          <w:sdtPr>
            <w:rPr>
              <w:sz w:val="20"/>
              <w:szCs w:val="20"/>
            </w:rPr>
            <w:alias w:val="Stakeholder discussion or concerns"/>
            <w:tag w:val="Discussion"/>
            <w:id w:val="-1176578881"/>
            <w:placeholder>
              <w:docPart w:val="A965495A082044A7B38C14515196DD6E"/>
            </w:placeholder>
            <w:temporary/>
            <w:showingPlcHdr/>
            <w15:color w:val="000080"/>
          </w:sdtPr>
          <w:sdtContent>
            <w:tc>
              <w:tcPr>
                <w:tcW w:w="5275" w:type="dxa"/>
                <w:tcBorders>
                  <w:top w:val="single" w:sz="24" w:space="0" w:color="FFFFFF"/>
                  <w:left w:val="single" w:sz="8" w:space="0" w:color="FFFFFF"/>
                  <w:bottom w:val="single" w:sz="24" w:space="0" w:color="FFFFFF"/>
                  <w:right w:val="single" w:sz="8" w:space="0" w:color="FFFFFF"/>
                </w:tcBorders>
                <w:shd w:val="clear" w:color="auto" w:fill="CCDEE7"/>
              </w:tcPr>
              <w:p w14:paraId="42C63189" w14:textId="77777777" w:rsidR="00933155" w:rsidRPr="002E20F5" w:rsidRDefault="00933155">
                <w:pPr>
                  <w:rPr>
                    <w:sz w:val="20"/>
                    <w:szCs w:val="20"/>
                  </w:rPr>
                </w:pPr>
                <w:r w:rsidRPr="002E20F5">
                  <w:rPr>
                    <w:sz w:val="20"/>
                    <w:szCs w:val="20"/>
                  </w:rPr>
                  <w:t xml:space="preserve"> Major discussion topics, if any </w:t>
                </w:r>
              </w:p>
            </w:tc>
          </w:sdtContent>
        </w:sdt>
      </w:tr>
      <w:tr w:rsidR="00A80741" w:rsidRPr="002E20F5" w14:paraId="4CB0E1EB" w14:textId="77777777" w:rsidTr="00D72269">
        <w:trPr>
          <w:trHeight w:val="288"/>
        </w:trPr>
        <w:tc>
          <w:tcPr>
            <w:tcW w:w="1066"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0A4A3A3C" w14:textId="73CF38F3" w:rsidR="00A80741" w:rsidRDefault="00A80741" w:rsidP="00A80741">
            <w:pPr>
              <w:rPr>
                <w:sz w:val="20"/>
                <w:szCs w:val="20"/>
              </w:rPr>
            </w:pPr>
            <w:r>
              <w:rPr>
                <w:sz w:val="20"/>
                <w:szCs w:val="20"/>
              </w:rPr>
              <w:t>TWG</w:t>
            </w:r>
          </w:p>
        </w:tc>
        <w:tc>
          <w:tcPr>
            <w:tcW w:w="894"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5CA8D794" w14:textId="20E6C03D" w:rsidR="00A80741" w:rsidRDefault="00A80741" w:rsidP="00A80741">
            <w:pPr>
              <w:rPr>
                <w:sz w:val="20"/>
                <w:szCs w:val="20"/>
              </w:rPr>
            </w:pPr>
            <w:r>
              <w:rPr>
                <w:sz w:val="20"/>
                <w:szCs w:val="20"/>
              </w:rPr>
              <w:t>2/21/2025</w:t>
            </w:r>
          </w:p>
        </w:tc>
        <w:tc>
          <w:tcPr>
            <w:tcW w:w="2822"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5463230E" w14:textId="2B59F15D" w:rsidR="00A80741" w:rsidRDefault="00A80741" w:rsidP="00A80741">
            <w:pPr>
              <w:rPr>
                <w:sz w:val="20"/>
                <w:szCs w:val="20"/>
              </w:rPr>
            </w:pPr>
            <w:r w:rsidRPr="00A80741">
              <w:rPr>
                <w:sz w:val="20"/>
                <w:szCs w:val="20"/>
              </w:rPr>
              <w:t xml:space="preserve">To approve the addition of the word “subregional” in Section III.7.d.v of Attachment O as part of the RR 665 (HITT C1 Implementation) revisions </w:t>
            </w:r>
          </w:p>
        </w:tc>
        <w:tc>
          <w:tcPr>
            <w:tcW w:w="1003" w:type="dxa"/>
            <w:tcBorders>
              <w:top w:val="single" w:sz="24" w:space="0" w:color="FFFFFF"/>
              <w:left w:val="single" w:sz="8" w:space="0" w:color="FFFFFF"/>
              <w:bottom w:val="single" w:sz="8" w:space="0" w:color="FFFFFF"/>
              <w:right w:val="single" w:sz="8" w:space="0" w:color="FFFFFF"/>
            </w:tcBorders>
            <w:shd w:val="clear" w:color="auto" w:fill="CCDEE7"/>
          </w:tcPr>
          <w:p w14:paraId="52014C9A" w14:textId="58945FBC" w:rsidR="00A80741" w:rsidRPr="002E20F5" w:rsidRDefault="00A80741" w:rsidP="00A80741">
            <w:pPr>
              <w:rPr>
                <w:sz w:val="20"/>
                <w:szCs w:val="20"/>
              </w:rPr>
            </w:pPr>
            <w:r>
              <w:rPr>
                <w:sz w:val="20"/>
                <w:szCs w:val="20"/>
              </w:rPr>
              <w:t>Approved</w:t>
            </w:r>
          </w:p>
          <w:p w14:paraId="7A44A534" w14:textId="6BD94B38" w:rsidR="00A80741" w:rsidRDefault="00A80741" w:rsidP="00A80741">
            <w:pPr>
              <w:rPr>
                <w:sz w:val="20"/>
                <w:szCs w:val="20"/>
              </w:rPr>
            </w:pPr>
            <w:r>
              <w:rPr>
                <w:sz w:val="20"/>
                <w:szCs w:val="20"/>
              </w:rPr>
              <w:t>100%</w:t>
            </w:r>
          </w:p>
        </w:tc>
        <w:sdt>
          <w:sdtPr>
            <w:rPr>
              <w:sz w:val="20"/>
              <w:szCs w:val="20"/>
            </w:rPr>
            <w:alias w:val="Stakeholder discussion or concerns"/>
            <w:tag w:val="Discussion"/>
            <w:id w:val="-1172558719"/>
            <w:placeholder>
              <w:docPart w:val="AD8F13615D8D4871BB284CF68C18E46D"/>
            </w:placeholder>
            <w:temporary/>
            <w:showingPlcHdr/>
            <w15:color w:val="000080"/>
          </w:sdtPr>
          <w:sdtContent>
            <w:tc>
              <w:tcPr>
                <w:tcW w:w="5275" w:type="dxa"/>
                <w:tcBorders>
                  <w:top w:val="single" w:sz="24" w:space="0" w:color="FFFFFF"/>
                  <w:left w:val="single" w:sz="8" w:space="0" w:color="FFFFFF"/>
                  <w:bottom w:val="single" w:sz="8" w:space="0" w:color="FFFFFF"/>
                  <w:right w:val="single" w:sz="8" w:space="0" w:color="FFFFFF"/>
                </w:tcBorders>
                <w:shd w:val="clear" w:color="auto" w:fill="CCDEE7"/>
              </w:tcPr>
              <w:p w14:paraId="3682A2EB" w14:textId="28EC8D05" w:rsidR="00A80741" w:rsidRDefault="00A80741" w:rsidP="00A80741">
                <w:pPr>
                  <w:rPr>
                    <w:sz w:val="20"/>
                    <w:szCs w:val="20"/>
                  </w:rPr>
                </w:pPr>
                <w:r w:rsidRPr="002E20F5">
                  <w:rPr>
                    <w:sz w:val="20"/>
                    <w:szCs w:val="20"/>
                  </w:rPr>
                  <w:t xml:space="preserve"> Major discussion topics, if any </w:t>
                </w:r>
              </w:p>
            </w:tc>
          </w:sdtContent>
        </w:sdt>
      </w:tr>
    </w:tbl>
    <w:p w14:paraId="3B6811D7" w14:textId="77777777" w:rsidR="00933155" w:rsidRPr="002E20F5" w:rsidRDefault="00933155" w:rsidP="00933155">
      <w:pPr>
        <w:rPr>
          <w:sz w:val="20"/>
          <w:szCs w:val="20"/>
        </w:rPr>
      </w:pPr>
    </w:p>
    <w:tbl>
      <w:tblPr>
        <w:tblpPr w:leftFromText="187" w:rightFromText="187" w:vertAnchor="text" w:horzAnchor="page" w:tblpX="552" w:tblpY="-82"/>
        <w:tblW w:w="11060" w:type="dxa"/>
        <w:tblCellMar>
          <w:left w:w="0" w:type="dxa"/>
          <w:right w:w="0" w:type="dxa"/>
        </w:tblCellMar>
        <w:tblLook w:val="0420" w:firstRow="1" w:lastRow="0" w:firstColumn="0" w:lastColumn="0" w:noHBand="0" w:noVBand="1"/>
      </w:tblPr>
      <w:tblGrid>
        <w:gridCol w:w="1070"/>
        <w:gridCol w:w="900"/>
        <w:gridCol w:w="2880"/>
        <w:gridCol w:w="990"/>
        <w:gridCol w:w="5220"/>
      </w:tblGrid>
      <w:tr w:rsidR="00933155" w:rsidRPr="002E20F5" w14:paraId="31155DA7" w14:textId="77777777">
        <w:trPr>
          <w:trHeight w:val="288"/>
        </w:trPr>
        <w:tc>
          <w:tcPr>
            <w:tcW w:w="1070"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22814A56" w14:textId="77777777" w:rsidR="00933155" w:rsidRPr="002E20F5" w:rsidRDefault="00933155">
            <w:pPr>
              <w:ind w:left="29"/>
              <w:rPr>
                <w:sz w:val="20"/>
                <w:szCs w:val="20"/>
              </w:rPr>
            </w:pPr>
            <w:r w:rsidRPr="002E20F5">
              <w:rPr>
                <w:sz w:val="20"/>
                <w:szCs w:val="20"/>
              </w:rPr>
              <w:lastRenderedPageBreak/>
              <w:t>MOPC</w:t>
            </w:r>
          </w:p>
        </w:tc>
        <w:sdt>
          <w:sdtPr>
            <w:rPr>
              <w:sz w:val="20"/>
              <w:szCs w:val="20"/>
            </w:rPr>
            <w:id w:val="-573429505"/>
            <w:placeholder>
              <w:docPart w:val="E32D43977F03482598E7F52401A18475"/>
            </w:placeholder>
            <w:temporary/>
            <w:showingPlcHdr/>
            <w15:color w:val="000080"/>
            <w:date>
              <w:dateFormat w:val="M/d/yyyy"/>
              <w:lid w:val="en-US"/>
              <w:storeMappedDataAs w:val="dateTime"/>
              <w:calendar w:val="gregorian"/>
            </w:date>
          </w:sdtPr>
          <w:sdtContent>
            <w:tc>
              <w:tcPr>
                <w:tcW w:w="900"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550D87ED" w14:textId="77777777" w:rsidR="00933155" w:rsidRPr="002E20F5" w:rsidRDefault="00933155">
                <w:pPr>
                  <w:rPr>
                    <w:sz w:val="20"/>
                    <w:szCs w:val="20"/>
                  </w:rPr>
                </w:pPr>
                <w:r w:rsidRPr="002E20F5">
                  <w:rPr>
                    <w:sz w:val="20"/>
                    <w:szCs w:val="20"/>
                  </w:rPr>
                  <w:t>Date</w:t>
                </w:r>
              </w:p>
            </w:tc>
          </w:sdtContent>
        </w:sdt>
        <w:sdt>
          <w:sdtPr>
            <w:rPr>
              <w:sz w:val="20"/>
              <w:szCs w:val="20"/>
            </w:rPr>
            <w:alias w:val="Motion made at the WG"/>
            <w:tag w:val="Motion"/>
            <w:id w:val="541872328"/>
            <w:placeholder>
              <w:docPart w:val="269A1FF7B6DF436C86DF50B02AD29BFE"/>
            </w:placeholder>
            <w:temporary/>
            <w:showingPlcHdr/>
            <w15:color w:val="000080"/>
          </w:sdtPr>
          <w:sdtContent>
            <w:tc>
              <w:tcPr>
                <w:tcW w:w="2880"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hideMark/>
              </w:tcPr>
              <w:p w14:paraId="03248244" w14:textId="77777777" w:rsidR="00933155" w:rsidRPr="002E20F5" w:rsidRDefault="00933155">
                <w:pPr>
                  <w:rPr>
                    <w:sz w:val="20"/>
                    <w:szCs w:val="20"/>
                  </w:rPr>
                </w:pPr>
                <w:r w:rsidRPr="002E20F5">
                  <w:rPr>
                    <w:rStyle w:val="PlaceholderText"/>
                    <w:color w:val="auto"/>
                    <w:sz w:val="20"/>
                    <w:szCs w:val="20"/>
                  </w:rPr>
                  <w:t>Motion made at MOPC.</w:t>
                </w:r>
              </w:p>
            </w:tc>
          </w:sdtContent>
        </w:sdt>
        <w:tc>
          <w:tcPr>
            <w:tcW w:w="990" w:type="dxa"/>
            <w:tcBorders>
              <w:top w:val="single" w:sz="24" w:space="0" w:color="FFFFFF"/>
              <w:left w:val="single" w:sz="8" w:space="0" w:color="FFFFFF"/>
              <w:bottom w:val="single" w:sz="8" w:space="0" w:color="FFFFFF"/>
              <w:right w:val="single" w:sz="8" w:space="0" w:color="FFFFFF"/>
            </w:tcBorders>
            <w:shd w:val="clear" w:color="auto" w:fill="CCDEE7"/>
          </w:tcPr>
          <w:sdt>
            <w:sdtPr>
              <w:rPr>
                <w:sz w:val="20"/>
                <w:szCs w:val="20"/>
              </w:rPr>
              <w:id w:val="1448043823"/>
              <w:placeholder>
                <w:docPart w:val="6254B4131A2B46438C98002E930308E3"/>
              </w:placeholder>
              <w:temporary/>
              <w:showingPlcHdr/>
              <w15:color w:val="000080"/>
              <w:dropDownList>
                <w:listItem w:value="Choose an item."/>
                <w:listItem w:displayText="Approved" w:value="Approved"/>
                <w:listItem w:displayText="Rejected" w:value="Rejected"/>
                <w:listItem w:displayText="Tabled" w:value="Tabled"/>
              </w:dropDownList>
            </w:sdtPr>
            <w:sdtContent>
              <w:p w14:paraId="2AA62526" w14:textId="77777777" w:rsidR="00933155" w:rsidRPr="002E20F5" w:rsidRDefault="00933155">
                <w:pPr>
                  <w:rPr>
                    <w:sz w:val="20"/>
                    <w:szCs w:val="20"/>
                  </w:rPr>
                </w:pPr>
                <w:r w:rsidRPr="002E20F5">
                  <w:rPr>
                    <w:rStyle w:val="PlaceholderText"/>
                    <w:color w:val="auto"/>
                    <w:sz w:val="20"/>
                    <w:szCs w:val="20"/>
                  </w:rPr>
                  <w:t>Outcome</w:t>
                </w:r>
              </w:p>
            </w:sdtContent>
          </w:sdt>
          <w:sdt>
            <w:sdtPr>
              <w:rPr>
                <w:sz w:val="20"/>
                <w:szCs w:val="20"/>
              </w:rPr>
              <w:alias w:val="Percent approved by the WG"/>
              <w:tag w:val="Percent approved by the WG"/>
              <w:id w:val="98225623"/>
              <w:placeholder>
                <w:docPart w:val="41E4550C65FF4A7C964D73AD19C4BFDB"/>
              </w:placeholder>
              <w:temporary/>
              <w:showingPlcHdr/>
              <w15:color w:val="000080"/>
            </w:sdtPr>
            <w:sdtContent>
              <w:p w14:paraId="42EBF05C" w14:textId="77777777" w:rsidR="00933155" w:rsidRPr="002E20F5" w:rsidRDefault="00933155">
                <w:pPr>
                  <w:rPr>
                    <w:sz w:val="20"/>
                    <w:szCs w:val="20"/>
                  </w:rPr>
                </w:pPr>
                <w:r w:rsidRPr="002E20F5">
                  <w:rPr>
                    <w:sz w:val="20"/>
                    <w:szCs w:val="20"/>
                  </w:rPr>
                  <w:t>**</w:t>
                </w:r>
                <w:r w:rsidRPr="002E20F5">
                  <w:rPr>
                    <w:rStyle w:val="PlaceholderText"/>
                    <w:color w:val="auto"/>
                    <w:sz w:val="20"/>
                    <w:szCs w:val="20"/>
                  </w:rPr>
                  <w:t xml:space="preserve">% </w:t>
                </w:r>
              </w:p>
            </w:sdtContent>
          </w:sdt>
        </w:tc>
        <w:sdt>
          <w:sdtPr>
            <w:rPr>
              <w:sz w:val="20"/>
              <w:szCs w:val="20"/>
            </w:rPr>
            <w:alias w:val="Stakeholder discussion or concerns"/>
            <w:tag w:val="Discussion"/>
            <w:id w:val="322937144"/>
            <w:placeholder>
              <w:docPart w:val="FF1EA7795FC14136AB7C80C1638E7A9A"/>
            </w:placeholder>
            <w:temporary/>
            <w:showingPlcHdr/>
            <w15:color w:val="000080"/>
          </w:sdtPr>
          <w:sdtContent>
            <w:tc>
              <w:tcPr>
                <w:tcW w:w="5220" w:type="dxa"/>
                <w:tcBorders>
                  <w:top w:val="single" w:sz="24" w:space="0" w:color="FFFFFF"/>
                  <w:left w:val="single" w:sz="8" w:space="0" w:color="FFFFFF"/>
                  <w:bottom w:val="single" w:sz="8" w:space="0" w:color="FFFFFF"/>
                  <w:right w:val="single" w:sz="8" w:space="0" w:color="FFFFFF"/>
                </w:tcBorders>
                <w:shd w:val="clear" w:color="auto" w:fill="CCDEE7"/>
              </w:tcPr>
              <w:p w14:paraId="7070C3D3" w14:textId="77777777" w:rsidR="00933155" w:rsidRPr="002E20F5" w:rsidRDefault="00933155">
                <w:pPr>
                  <w:rPr>
                    <w:sz w:val="20"/>
                    <w:szCs w:val="20"/>
                  </w:rPr>
                </w:pPr>
                <w:r w:rsidRPr="002E20F5">
                  <w:rPr>
                    <w:rStyle w:val="PlaceholderText"/>
                    <w:color w:val="auto"/>
                    <w:sz w:val="20"/>
                    <w:szCs w:val="20"/>
                  </w:rPr>
                  <w:t>Major discussion items, if any</w:t>
                </w:r>
              </w:p>
            </w:tc>
          </w:sdtContent>
        </w:sdt>
      </w:tr>
      <w:tr w:rsidR="00933155" w:rsidRPr="002E20F5" w14:paraId="4DE36F62" w14:textId="77777777">
        <w:trPr>
          <w:trHeight w:val="3057"/>
        </w:trPr>
        <w:tc>
          <w:tcPr>
            <w:tcW w:w="1070" w:type="dxa"/>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1BB6AE01" w14:textId="77777777" w:rsidR="00933155" w:rsidRPr="002E20F5" w:rsidRDefault="00933155">
            <w:pPr>
              <w:ind w:left="29"/>
              <w:rPr>
                <w:sz w:val="20"/>
                <w:szCs w:val="20"/>
              </w:rPr>
            </w:pPr>
            <w:r w:rsidRPr="002E20F5">
              <w:rPr>
                <w:sz w:val="20"/>
                <w:szCs w:val="20"/>
              </w:rPr>
              <w:t>MOPC vote by sector:</w:t>
            </w:r>
          </w:p>
        </w:tc>
        <w:tc>
          <w:tcPr>
            <w:tcW w:w="9990" w:type="dxa"/>
            <w:gridSpan w:val="4"/>
            <w:tcBorders>
              <w:top w:val="single" w:sz="24" w:space="0" w:color="FFFFFF"/>
              <w:left w:val="single" w:sz="8" w:space="0" w:color="FFFFFF"/>
              <w:bottom w:val="single" w:sz="8" w:space="0" w:color="FFFFFF"/>
              <w:right w:val="single" w:sz="8" w:space="0" w:color="FFFFFF"/>
            </w:tcBorders>
            <w:shd w:val="clear" w:color="auto" w:fill="CCDEE7"/>
            <w:tcMar>
              <w:top w:w="72" w:type="dxa"/>
              <w:left w:w="144" w:type="dxa"/>
              <w:bottom w:w="72" w:type="dxa"/>
              <w:right w:w="144" w:type="dxa"/>
            </w:tcMar>
          </w:tcPr>
          <w:p w14:paraId="4A3E2A23" w14:textId="77777777" w:rsidR="00933155" w:rsidRPr="002E20F5" w:rsidRDefault="00933155">
            <w:pPr>
              <w:ind w:left="144"/>
              <w:rPr>
                <w:sz w:val="20"/>
                <w:szCs w:val="20"/>
              </w:rPr>
            </w:pPr>
            <w:r w:rsidRPr="002E20F5">
              <w:rPr>
                <w:sz w:val="20"/>
                <w:szCs w:val="20"/>
              </w:rPr>
              <w:t xml:space="preserve">Alternative Power  </w:t>
            </w:r>
            <w:sdt>
              <w:sdtPr>
                <w:rPr>
                  <w:sz w:val="20"/>
                  <w:szCs w:val="20"/>
                </w:rPr>
                <w:alias w:val="**%"/>
                <w:tag w:val="**%"/>
                <w:id w:val="-1111826784"/>
                <w:placeholder>
                  <w:docPart w:val="112720636E604B20A89E570DFEF4D2D8"/>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Cooperative  </w:t>
            </w:r>
            <w:sdt>
              <w:sdtPr>
                <w:rPr>
                  <w:sz w:val="20"/>
                  <w:szCs w:val="20"/>
                </w:rPr>
                <w:id w:val="-1013757274"/>
                <w:placeholder>
                  <w:docPart w:val="5728DE6B4EE64BEE946122BD52B27F54"/>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Federal agencies  </w:t>
            </w:r>
            <w:sdt>
              <w:sdtPr>
                <w:rPr>
                  <w:sz w:val="20"/>
                  <w:szCs w:val="20"/>
                </w:rPr>
                <w:id w:val="1185789650"/>
                <w:placeholder>
                  <w:docPart w:val="BD372832B4AB412F87B6817AC68FDD36"/>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Independent power producer </w:t>
            </w:r>
            <w:sdt>
              <w:sdtPr>
                <w:rPr>
                  <w:sz w:val="20"/>
                  <w:szCs w:val="20"/>
                </w:rPr>
                <w:id w:val="2097436506"/>
                <w:placeholder>
                  <w:docPart w:val="8F755248E4DE4A4B97B73DD501AB9907"/>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Independent transmission company </w:t>
            </w:r>
            <w:sdt>
              <w:sdtPr>
                <w:rPr>
                  <w:sz w:val="20"/>
                  <w:szCs w:val="20"/>
                </w:rPr>
                <w:id w:val="52980192"/>
                <w:placeholder>
                  <w:docPart w:val="0A45FC1591EB4262A5AC1BD6DBD252AD"/>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Investor-owned  </w:t>
            </w:r>
            <w:sdt>
              <w:sdtPr>
                <w:rPr>
                  <w:sz w:val="20"/>
                  <w:szCs w:val="20"/>
                </w:rPr>
                <w:id w:val="-561794788"/>
                <w:placeholder>
                  <w:docPart w:val="DAB59B6766544547A0F1FE0E1FDE40C2"/>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Large retail  </w:t>
            </w:r>
            <w:sdt>
              <w:sdtPr>
                <w:rPr>
                  <w:sz w:val="20"/>
                  <w:szCs w:val="20"/>
                </w:rPr>
                <w:id w:val="667681341"/>
                <w:placeholder>
                  <w:docPart w:val="A2593050ABA249F7862EAEDFF1BA4A76"/>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Marketer  </w:t>
            </w:r>
            <w:sdt>
              <w:sdtPr>
                <w:rPr>
                  <w:sz w:val="20"/>
                  <w:szCs w:val="20"/>
                </w:rPr>
                <w:id w:val="-997658651"/>
                <w:placeholder>
                  <w:docPart w:val="642190E7C5F645139BFB1849C653693F"/>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Municipal  </w:t>
            </w:r>
            <w:sdt>
              <w:sdtPr>
                <w:rPr>
                  <w:sz w:val="20"/>
                  <w:szCs w:val="20"/>
                </w:rPr>
                <w:id w:val="324482696"/>
                <w:placeholder>
                  <w:docPart w:val="F0D86BA7C01C46F4A9A086FC5456F16E"/>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Public interest   </w:t>
            </w:r>
            <w:sdt>
              <w:sdtPr>
                <w:rPr>
                  <w:sz w:val="20"/>
                  <w:szCs w:val="20"/>
                </w:rPr>
                <w:id w:val="-39433556"/>
                <w:placeholder>
                  <w:docPart w:val="2EB32DDAA3D349018FE921785235E612"/>
                </w:placeholder>
                <w:showingPlcHdr/>
              </w:sdtPr>
              <w:sdtContent>
                <w:r w:rsidRPr="002E20F5">
                  <w:rPr>
                    <w:rStyle w:val="PlaceholderText"/>
                    <w:color w:val="auto"/>
                    <w:sz w:val="20"/>
                    <w:szCs w:val="20"/>
                  </w:rPr>
                  <w:t>**%</w:t>
                </w:r>
              </w:sdtContent>
            </w:sdt>
            <w:r w:rsidRPr="002E20F5">
              <w:rPr>
                <w:sz w:val="20"/>
                <w:szCs w:val="20"/>
              </w:rPr>
              <w:t xml:space="preserve">                    </w:t>
            </w:r>
            <w:r w:rsidRPr="002E20F5">
              <w:rPr>
                <w:sz w:val="20"/>
                <w:szCs w:val="20"/>
              </w:rPr>
              <w:br/>
              <w:t xml:space="preserve">State agency </w:t>
            </w:r>
            <w:sdt>
              <w:sdtPr>
                <w:rPr>
                  <w:sz w:val="20"/>
                  <w:szCs w:val="20"/>
                </w:rPr>
                <w:id w:val="-1801684575"/>
                <w:placeholder>
                  <w:docPart w:val="10F0CD8C0CF540879BEE8FB1AEC848D6"/>
                </w:placeholder>
                <w:showingPlcHdr/>
              </w:sdtPr>
              <w:sdtContent>
                <w:r w:rsidRPr="002E20F5">
                  <w:rPr>
                    <w:rStyle w:val="PlaceholderText"/>
                    <w:color w:val="auto"/>
                    <w:sz w:val="20"/>
                    <w:szCs w:val="20"/>
                  </w:rPr>
                  <w:t>**%</w:t>
                </w:r>
              </w:sdtContent>
            </w:sdt>
            <w:r w:rsidRPr="002E20F5">
              <w:rPr>
                <w:sz w:val="20"/>
                <w:szCs w:val="20"/>
              </w:rPr>
              <w:t xml:space="preserve">     </w:t>
            </w:r>
          </w:p>
        </w:tc>
      </w:tr>
    </w:tbl>
    <w:p w14:paraId="00876E50" w14:textId="77777777" w:rsidR="00D7647F" w:rsidRDefault="00D7647F" w:rsidP="0077760A">
      <w:pPr>
        <w:ind w:left="-540"/>
      </w:pPr>
    </w:p>
    <w:p w14:paraId="668837D1" w14:textId="3E7FDFF7" w:rsidR="007A0FCD" w:rsidRPr="0091481F" w:rsidRDefault="007A0FCD" w:rsidP="00EA69EB">
      <w:pPr>
        <w:pStyle w:val="Heading1"/>
        <w:ind w:left="-540"/>
        <w:rPr>
          <w:sz w:val="36"/>
        </w:rPr>
      </w:pPr>
      <w:r w:rsidRPr="0091481F">
        <w:rPr>
          <w:sz w:val="36"/>
        </w:rPr>
        <w:t>RR Details</w:t>
      </w:r>
    </w:p>
    <w:p w14:paraId="12D23CA6" w14:textId="685BF86E" w:rsidR="00B34924" w:rsidRPr="00396FA4" w:rsidRDefault="00B34924" w:rsidP="0077760A">
      <w:pPr>
        <w:spacing w:after="120"/>
        <w:ind w:left="-540"/>
        <w:rPr>
          <w:b/>
        </w:rPr>
      </w:pPr>
      <w:r w:rsidRPr="0091481F">
        <w:rPr>
          <w:rStyle w:val="Heading3Char"/>
          <w:sz w:val="28"/>
        </w:rPr>
        <w:t xml:space="preserve">Comprehensive Roadmap </w:t>
      </w:r>
    </w:p>
    <w:p w14:paraId="24B1650C" w14:textId="19DF4112" w:rsidR="0091481F" w:rsidRDefault="0091481F" w:rsidP="0077760A">
      <w:pPr>
        <w:tabs>
          <w:tab w:val="clear" w:pos="2431"/>
          <w:tab w:val="left" w:pos="-270"/>
        </w:tabs>
        <w:spacing w:after="120"/>
        <w:ind w:left="-547"/>
      </w:pPr>
      <w:r w:rsidRPr="00097824">
        <w:tab/>
        <w:t xml:space="preserve">SIR#: </w:t>
      </w:r>
      <w:r>
        <w:t xml:space="preserve"> </w:t>
      </w:r>
      <w:r w:rsidR="00D72269">
        <w:t>742</w:t>
      </w:r>
    </w:p>
    <w:p w14:paraId="447E3ED9" w14:textId="5B8EFC6F" w:rsidR="0091481F" w:rsidRPr="00097824" w:rsidRDefault="0091481F" w:rsidP="0077760A">
      <w:pPr>
        <w:tabs>
          <w:tab w:val="clear" w:pos="2431"/>
          <w:tab w:val="left" w:pos="-270"/>
        </w:tabs>
        <w:spacing w:after="120"/>
        <w:ind w:left="-540"/>
      </w:pPr>
      <w:r>
        <w:tab/>
        <w:t>Prioritization Needed</w:t>
      </w:r>
      <w:r w:rsidRPr="00097824">
        <w:t xml:space="preserve">?  </w:t>
      </w:r>
      <w:sdt>
        <w:sdtPr>
          <w:id w:val="1219328264"/>
          <w14:checkbox>
            <w14:checked w14:val="1"/>
            <w14:checkedState w14:val="2612" w14:font="MS Gothic"/>
            <w14:uncheckedState w14:val="2610" w14:font="MS Gothic"/>
          </w14:checkbox>
        </w:sdtPr>
        <w:sdtContent>
          <w:r w:rsidR="00D72269">
            <w:rPr>
              <w:rFonts w:ascii="MS Gothic" w:eastAsia="MS Gothic" w:hAnsi="MS Gothic" w:hint="eastAsia"/>
            </w:rPr>
            <w:t>☒</w:t>
          </w:r>
        </w:sdtContent>
      </w:sdt>
      <w:r w:rsidRPr="00097824">
        <w:t xml:space="preserve"> No    </w:t>
      </w:r>
      <w:sdt>
        <w:sdtPr>
          <w:id w:val="1943184015"/>
          <w14:checkbox>
            <w14:checked w14:val="0"/>
            <w14:checkedState w14:val="2612" w14:font="MS Gothic"/>
            <w14:uncheckedState w14:val="2610" w14:font="MS Gothic"/>
          </w14:checkbox>
        </w:sdtPr>
        <w:sdtContent>
          <w:r w:rsidR="00F02D16">
            <w:rPr>
              <w:rFonts w:ascii="MS Gothic" w:eastAsia="MS Gothic" w:hAnsi="MS Gothic" w:hint="eastAsia"/>
            </w:rPr>
            <w:t>☐</w:t>
          </w:r>
        </w:sdtContent>
      </w:sdt>
      <w:r w:rsidRPr="00097824">
        <w:t xml:space="preserve">  Yes  </w:t>
      </w:r>
    </w:p>
    <w:p w14:paraId="0254BE21" w14:textId="77777777" w:rsidR="00FA653F" w:rsidRDefault="00FA653F" w:rsidP="00FA653F">
      <w:pPr>
        <w:spacing w:after="0"/>
        <w:ind w:left="-547"/>
        <w:rPr>
          <w:rStyle w:val="Heading3Char"/>
          <w:sz w:val="28"/>
        </w:rPr>
      </w:pPr>
    </w:p>
    <w:p w14:paraId="4C0078D6" w14:textId="4E023399" w:rsidR="00396FA4" w:rsidRPr="0077760A" w:rsidRDefault="00B34924" w:rsidP="0077760A">
      <w:pPr>
        <w:spacing w:after="120"/>
        <w:ind w:left="-547"/>
        <w:rPr>
          <w:rStyle w:val="Heading3Char"/>
          <w:sz w:val="28"/>
        </w:rPr>
      </w:pPr>
      <w:r w:rsidRPr="0077760A">
        <w:rPr>
          <w:rStyle w:val="Heading3Char"/>
          <w:sz w:val="28"/>
        </w:rPr>
        <w:t>Impact Analysis</w:t>
      </w:r>
      <w:r w:rsidR="00161F74" w:rsidRPr="0077760A">
        <w:rPr>
          <w:rStyle w:val="Heading3Char"/>
          <w:sz w:val="28"/>
        </w:rPr>
        <w:t xml:space="preserve">?  </w:t>
      </w:r>
      <w:sdt>
        <w:sdtPr>
          <w:id w:val="-1706864098"/>
          <w14:checkbox>
            <w14:checked w14:val="0"/>
            <w14:checkedState w14:val="2612" w14:font="MS Gothic"/>
            <w14:uncheckedState w14:val="2610" w14:font="MS Gothic"/>
          </w14:checkbox>
        </w:sdtPr>
        <w:sdtContent>
          <w:r w:rsidR="0077760A">
            <w:rPr>
              <w:rFonts w:ascii="MS Gothic" w:eastAsia="MS Gothic" w:hAnsi="MS Gothic" w:hint="eastAsia"/>
            </w:rPr>
            <w:t>☐</w:t>
          </w:r>
        </w:sdtContent>
      </w:sdt>
      <w:r w:rsidR="0077760A" w:rsidRPr="00097824">
        <w:t xml:space="preserve"> No    </w:t>
      </w:r>
      <w:sdt>
        <w:sdtPr>
          <w:id w:val="-1888643258"/>
          <w14:checkbox>
            <w14:checked w14:val="1"/>
            <w14:checkedState w14:val="2612" w14:font="MS Gothic"/>
            <w14:uncheckedState w14:val="2610" w14:font="MS Gothic"/>
          </w14:checkbox>
        </w:sdtPr>
        <w:sdtContent>
          <w:r w:rsidR="00D72269">
            <w:rPr>
              <w:rFonts w:ascii="MS Gothic" w:eastAsia="MS Gothic" w:hAnsi="MS Gothic" w:hint="eastAsia"/>
            </w:rPr>
            <w:t>☒</w:t>
          </w:r>
        </w:sdtContent>
      </w:sdt>
      <w:r w:rsidR="0077760A" w:rsidRPr="00097824">
        <w:t xml:space="preserve">  Yes  </w:t>
      </w:r>
    </w:p>
    <w:p w14:paraId="46B7579D" w14:textId="25E99195" w:rsidR="00161F74" w:rsidRDefault="00161F74" w:rsidP="0077760A">
      <w:pPr>
        <w:spacing w:after="120"/>
        <w:ind w:left="-547"/>
      </w:pPr>
      <w:r>
        <w:t>If yes, provide the following information:</w:t>
      </w:r>
    </w:p>
    <w:p w14:paraId="79573E7C" w14:textId="666B2B66" w:rsidR="00B34924" w:rsidRPr="00FA1120" w:rsidRDefault="00B34924" w:rsidP="00A116AE">
      <w:pPr>
        <w:spacing w:before="120" w:after="120"/>
        <w:ind w:left="-547"/>
      </w:pPr>
      <w:r w:rsidRPr="00161F74">
        <w:rPr>
          <w:b/>
          <w:color w:val="5A6770" w:themeColor="text2"/>
        </w:rPr>
        <w:t>Pr</w:t>
      </w:r>
      <w:r w:rsidR="00FA1120" w:rsidRPr="00161F74">
        <w:rPr>
          <w:b/>
          <w:color w:val="5A6770" w:themeColor="text2"/>
        </w:rPr>
        <w:t>imary working group and priority r</w:t>
      </w:r>
      <w:r w:rsidRPr="00161F74">
        <w:rPr>
          <w:b/>
          <w:color w:val="5A6770" w:themeColor="text2"/>
        </w:rPr>
        <w:t>ank</w:t>
      </w:r>
      <w:r w:rsidRPr="00FA1120">
        <w:t xml:space="preserve">:   </w:t>
      </w:r>
      <w:sdt>
        <w:sdtPr>
          <w:id w:val="-1139329730"/>
          <w:placeholder>
            <w:docPart w:val="40C168435A544B98AB545883A7506D1A"/>
          </w:placeholder>
          <w:temporary/>
          <w:showingPlcHdr/>
          <w15:color w:val="000080"/>
        </w:sdtPr>
        <w:sdtContent>
          <w:r w:rsidR="00A116AE" w:rsidRPr="00C93F72">
            <w:rPr>
              <w:rStyle w:val="PlaceholderText"/>
            </w:rPr>
            <w:t>Click or tap here to enter text.</w:t>
          </w:r>
        </w:sdtContent>
      </w:sdt>
      <w:r w:rsidRPr="00FA1120">
        <w:t xml:space="preserve">  </w:t>
      </w:r>
    </w:p>
    <w:p w14:paraId="4CF10956" w14:textId="77777777" w:rsidR="00A116AE" w:rsidRDefault="00FA1120" w:rsidP="00A116AE">
      <w:pPr>
        <w:spacing w:before="120" w:after="120"/>
        <w:ind w:left="-547"/>
      </w:pPr>
      <w:r w:rsidRPr="00161F74">
        <w:rPr>
          <w:b/>
          <w:color w:val="5A6770" w:themeColor="text2"/>
        </w:rPr>
        <w:t>Estimated vendor c</w:t>
      </w:r>
      <w:r w:rsidR="00B34924" w:rsidRPr="00161F74">
        <w:rPr>
          <w:b/>
          <w:color w:val="5A6770" w:themeColor="text2"/>
        </w:rPr>
        <w:t>ost</w:t>
      </w:r>
      <w:r w:rsidR="00B34924" w:rsidRPr="00FA1120">
        <w:t>:</w:t>
      </w:r>
      <w:r w:rsidR="00A116AE">
        <w:t xml:space="preserve"> </w:t>
      </w:r>
      <w:sdt>
        <w:sdtPr>
          <w:alias w:val="Cost Categories"/>
          <w:tag w:val="Cost Categories"/>
          <w:id w:val="-393273511"/>
          <w:placeholder>
            <w:docPart w:val="1F50AEC84821453D8FE4B163B5ED48A9"/>
          </w:placeholder>
          <w:showingPlcHdr/>
          <w15:color w:val="000080"/>
          <w:dropDownList>
            <w:listItem w:value="Choose an item."/>
            <w:listItem w:displayText="No Vender Cost" w:value="No Vender Cost"/>
            <w:listItem w:displayText="A&gt;$0-20k" w:value="A&gt;$0-20k"/>
            <w:listItem w:displayText="B&gt;$20-60k" w:value="B&gt;$20-60k"/>
            <w:listItem w:displayText="C&gt;$60-100k" w:value="C&gt;$60-100k"/>
            <w:listItem w:displayText="D&gt;$100-300k" w:value="D&gt;$100-300k"/>
            <w:listItem w:displayText="E&gt;$300-600k" w:value="E&gt;$300-600k"/>
            <w:listItem w:displayText="F&gt;$600k-1MM" w:value="F&gt;$600k-1MM"/>
            <w:listItem w:displayText="G&gt;$1MM+" w:value="G&gt;$1MM+"/>
          </w:dropDownList>
        </w:sdtPr>
        <w:sdtContent>
          <w:r w:rsidR="00A116AE" w:rsidRPr="00C93F72">
            <w:rPr>
              <w:rStyle w:val="PlaceholderText"/>
            </w:rPr>
            <w:t>Choose an item.</w:t>
          </w:r>
        </w:sdtContent>
      </w:sdt>
      <w:r w:rsidRPr="00FA1120">
        <w:t xml:space="preserve">  </w:t>
      </w:r>
    </w:p>
    <w:p w14:paraId="23051508" w14:textId="7A3DB5F3" w:rsidR="00444D0B" w:rsidRPr="00A116AE" w:rsidRDefault="00FA1120" w:rsidP="00A116AE">
      <w:pPr>
        <w:spacing w:before="120" w:after="120"/>
        <w:ind w:left="-547"/>
        <w:rPr>
          <w:b/>
          <w:color w:val="5A6770" w:themeColor="text2"/>
        </w:rPr>
      </w:pPr>
      <w:r w:rsidRPr="00161F74">
        <w:rPr>
          <w:b/>
          <w:color w:val="5A6770" w:themeColor="text2"/>
        </w:rPr>
        <w:t>Estimated i</w:t>
      </w:r>
      <w:r w:rsidR="00444D0B" w:rsidRPr="00161F74">
        <w:rPr>
          <w:b/>
          <w:color w:val="5A6770" w:themeColor="text2"/>
        </w:rPr>
        <w:t xml:space="preserve">mplementation </w:t>
      </w:r>
      <w:r w:rsidRPr="00161F74">
        <w:rPr>
          <w:b/>
          <w:color w:val="5A6770" w:themeColor="text2"/>
        </w:rPr>
        <w:t>c</w:t>
      </w:r>
      <w:r w:rsidR="00444D0B" w:rsidRPr="00161F74">
        <w:rPr>
          <w:b/>
          <w:color w:val="5A6770" w:themeColor="text2"/>
        </w:rPr>
        <w:t>omplexity</w:t>
      </w:r>
      <w:r w:rsidR="00444D0B" w:rsidRPr="00A116AE">
        <w:rPr>
          <w:b/>
          <w:color w:val="5A6770" w:themeColor="text2"/>
        </w:rPr>
        <w:t xml:space="preserve">: </w:t>
      </w:r>
      <w:sdt>
        <w:sdtPr>
          <w:rPr>
            <w:b/>
            <w:color w:val="5A6770" w:themeColor="text2"/>
          </w:rPr>
          <w:id w:val="-1593613587"/>
          <w:placeholder>
            <w:docPart w:val="4A5F541BEA0B4373847580FA314030FB"/>
          </w:placeholder>
          <w:temporary/>
          <w:showingPlcHdr/>
          <w15:color w:val="000080"/>
        </w:sdtPr>
        <w:sdtContent>
          <w:r w:rsidR="00A116AE" w:rsidRPr="00C93F72">
            <w:rPr>
              <w:rStyle w:val="PlaceholderText"/>
            </w:rPr>
            <w:t>Click or tap here to enter text.</w:t>
          </w:r>
        </w:sdtContent>
      </w:sdt>
    </w:p>
    <w:p w14:paraId="1504A2A9" w14:textId="1F6445EE" w:rsidR="00444D0B" w:rsidRPr="00A116AE" w:rsidRDefault="00FA1120" w:rsidP="00A116AE">
      <w:pPr>
        <w:spacing w:before="120" w:after="120"/>
        <w:ind w:left="-547"/>
        <w:rPr>
          <w:b/>
          <w:color w:val="5A6770" w:themeColor="text2"/>
        </w:rPr>
      </w:pPr>
      <w:r w:rsidRPr="00161F74">
        <w:rPr>
          <w:b/>
          <w:color w:val="5A6770" w:themeColor="text2"/>
        </w:rPr>
        <w:t>Estimated i</w:t>
      </w:r>
      <w:r w:rsidR="00444D0B" w:rsidRPr="00161F74">
        <w:rPr>
          <w:b/>
          <w:color w:val="5A6770" w:themeColor="text2"/>
        </w:rPr>
        <w:t xml:space="preserve">mplementation </w:t>
      </w:r>
      <w:r w:rsidRPr="00161F74">
        <w:rPr>
          <w:b/>
          <w:color w:val="5A6770" w:themeColor="text2"/>
        </w:rPr>
        <w:t>s</w:t>
      </w:r>
      <w:r w:rsidR="00444D0B" w:rsidRPr="00161F74">
        <w:rPr>
          <w:b/>
          <w:color w:val="5A6770" w:themeColor="text2"/>
        </w:rPr>
        <w:t xml:space="preserve">taff </w:t>
      </w:r>
      <w:r w:rsidRPr="00161F74">
        <w:rPr>
          <w:b/>
          <w:color w:val="5A6770" w:themeColor="text2"/>
        </w:rPr>
        <w:t>h</w:t>
      </w:r>
      <w:r w:rsidR="00444D0B" w:rsidRPr="00161F74">
        <w:rPr>
          <w:b/>
          <w:color w:val="5A6770" w:themeColor="text2"/>
        </w:rPr>
        <w:t>ours</w:t>
      </w:r>
      <w:r w:rsidR="00444D0B" w:rsidRPr="00A116AE">
        <w:rPr>
          <w:b/>
          <w:color w:val="5A6770" w:themeColor="text2"/>
        </w:rPr>
        <w:t xml:space="preserve">: </w:t>
      </w:r>
      <w:sdt>
        <w:sdtPr>
          <w:rPr>
            <w:b/>
            <w:color w:val="5A6770" w:themeColor="text2"/>
          </w:rPr>
          <w:id w:val="1880513192"/>
          <w:placeholder>
            <w:docPart w:val="8FA1D99A34DC467BB69ABC1F315BF819"/>
          </w:placeholder>
          <w:temporary/>
          <w:showingPlcHdr/>
          <w15:color w:val="000080"/>
        </w:sdtPr>
        <w:sdtContent>
          <w:r w:rsidR="002F6F81" w:rsidRPr="00C93F72">
            <w:rPr>
              <w:rStyle w:val="PlaceholderText"/>
            </w:rPr>
            <w:t>Click or tap here to enter text.</w:t>
          </w:r>
        </w:sdtContent>
      </w:sdt>
    </w:p>
    <w:p w14:paraId="6DE0DD32" w14:textId="463948BD" w:rsidR="00B34924" w:rsidRDefault="00FA1120" w:rsidP="00A116AE">
      <w:pPr>
        <w:spacing w:before="120" w:after="120"/>
        <w:ind w:left="-547"/>
        <w:rPr>
          <w:b/>
          <w:color w:val="5A6770" w:themeColor="text2"/>
        </w:rPr>
      </w:pPr>
      <w:r w:rsidRPr="00161F74">
        <w:rPr>
          <w:b/>
          <w:color w:val="5A6770" w:themeColor="text2"/>
        </w:rPr>
        <w:t>Estimated i</w:t>
      </w:r>
      <w:r w:rsidR="00444D0B" w:rsidRPr="00161F74">
        <w:rPr>
          <w:b/>
          <w:color w:val="5A6770" w:themeColor="text2"/>
        </w:rPr>
        <w:t xml:space="preserve">mplementation </w:t>
      </w:r>
      <w:r w:rsidRPr="00161F74">
        <w:rPr>
          <w:b/>
          <w:color w:val="5A6770" w:themeColor="text2"/>
        </w:rPr>
        <w:t>t</w:t>
      </w:r>
      <w:r w:rsidR="00444D0B" w:rsidRPr="00161F74">
        <w:rPr>
          <w:b/>
          <w:color w:val="5A6770" w:themeColor="text2"/>
        </w:rPr>
        <w:t>ime</w:t>
      </w:r>
      <w:r w:rsidR="00444D0B" w:rsidRPr="00A116AE">
        <w:rPr>
          <w:b/>
          <w:color w:val="5A6770" w:themeColor="text2"/>
        </w:rPr>
        <w:t xml:space="preserve">: </w:t>
      </w:r>
      <w:sdt>
        <w:sdtPr>
          <w:rPr>
            <w:b/>
            <w:color w:val="5A6770" w:themeColor="text2"/>
          </w:rPr>
          <w:id w:val="879742597"/>
          <w:placeholder>
            <w:docPart w:val="D40773CA53A843A48D8800360D9D6802"/>
          </w:placeholder>
          <w:temporary/>
          <w:showingPlcHdr/>
          <w15:color w:val="000080"/>
        </w:sdtPr>
        <w:sdtContent>
          <w:r w:rsidR="002F6F81" w:rsidRPr="00C93F72">
            <w:rPr>
              <w:rStyle w:val="PlaceholderText"/>
            </w:rPr>
            <w:t>Click or tap here to enter text.</w:t>
          </w:r>
        </w:sdtContent>
      </w:sdt>
    </w:p>
    <w:p w14:paraId="7323390E" w14:textId="77777777" w:rsidR="00FA653F" w:rsidRDefault="00FA653F" w:rsidP="00FA653F">
      <w:pPr>
        <w:spacing w:after="0"/>
        <w:ind w:left="-547"/>
        <w:rPr>
          <w:rStyle w:val="Heading3Char"/>
          <w:sz w:val="28"/>
        </w:rPr>
      </w:pPr>
    </w:p>
    <w:p w14:paraId="6692C305" w14:textId="0ACCF016" w:rsidR="00396FA4" w:rsidRPr="0077760A" w:rsidRDefault="00396FA4" w:rsidP="0077760A">
      <w:pPr>
        <w:spacing w:after="120"/>
        <w:ind w:left="-540"/>
        <w:rPr>
          <w:rStyle w:val="Heading3Char"/>
          <w:sz w:val="28"/>
        </w:rPr>
      </w:pPr>
      <w:r w:rsidRPr="0077760A">
        <w:rPr>
          <w:rStyle w:val="Heading3Char"/>
          <w:sz w:val="28"/>
        </w:rPr>
        <w:t>Impacted SPP Documents</w:t>
      </w:r>
    </w:p>
    <w:p w14:paraId="50C53172" w14:textId="1CA0615A" w:rsidR="002F6F81" w:rsidRPr="002F6F81" w:rsidRDefault="00000000" w:rsidP="00D72269">
      <w:pPr>
        <w:spacing w:after="120"/>
        <w:ind w:left="2880" w:hanging="3420"/>
        <w:rPr>
          <w:rFonts w:eastAsia="Times New Roman" w:cs="Segoe UI"/>
        </w:rPr>
      </w:pPr>
      <w:sdt>
        <w:sdtPr>
          <w:rPr>
            <w:rFonts w:eastAsia="Times New Roman" w:cs="Segoe UI"/>
          </w:rPr>
          <w:id w:val="297041804"/>
          <w14:checkbox>
            <w14:checked w14:val="1"/>
            <w14:checkedState w14:val="2612" w14:font="MS Gothic"/>
            <w14:uncheckedState w14:val="2610" w14:font="MS Gothic"/>
          </w14:checkbox>
        </w:sdtPr>
        <w:sdtContent>
          <w:r w:rsidR="00D72269">
            <w:rPr>
              <w:rFonts w:ascii="MS Gothic" w:eastAsia="MS Gothic" w:hAnsi="MS Gothic" w:cs="Segoe UI" w:hint="eastAsia"/>
            </w:rPr>
            <w:t>☒</w:t>
          </w:r>
        </w:sdtContent>
      </w:sdt>
      <w:r w:rsidR="002F6F81" w:rsidRPr="002F6F81">
        <w:rPr>
          <w:rFonts w:eastAsia="Times New Roman" w:cs="Segoe UI"/>
        </w:rPr>
        <w:t xml:space="preserve">  </w:t>
      </w:r>
      <w:r w:rsidR="002F6F81" w:rsidRPr="002F6F81">
        <w:rPr>
          <w:rFonts w:eastAsia="Times New Roman" w:cs="Segoe UI"/>
          <w:b/>
          <w:color w:val="2A363B" w:themeColor="text1"/>
        </w:rPr>
        <w:t>Tariff</w:t>
      </w:r>
      <w:r w:rsidR="002F6F81" w:rsidRPr="002F6F81">
        <w:rPr>
          <w:rFonts w:eastAsia="Times New Roman" w:cs="Segoe UI"/>
        </w:rPr>
        <w:tab/>
      </w:r>
      <w:r w:rsidR="002F6F81" w:rsidRPr="002F6F81">
        <w:rPr>
          <w:rFonts w:eastAsia="Times New Roman" w:cs="Segoe UI"/>
        </w:rPr>
        <w:tab/>
        <w:t>Section:</w:t>
      </w:r>
      <w:r w:rsidR="002F6F81">
        <w:rPr>
          <w:rFonts w:eastAsia="Times New Roman" w:cs="Segoe UI"/>
        </w:rPr>
        <w:t xml:space="preserve"> </w:t>
      </w:r>
      <w:r w:rsidR="00D72269">
        <w:rPr>
          <w:rFonts w:eastAsia="Times New Roman" w:cs="Segoe UI"/>
        </w:rPr>
        <w:t>Section: R – Definitions, S – Definitions, Section 13.7, Section 14.5, Section 22.2 Section 25, Section 33.7, Section 34, Section 40, Section 41, Section 42, Schedule 7, Schedule 8, Schedule 9, Schedule 11, Attachment H, Attachment J, Attachment L, Attachment M,  Attachment O</w:t>
      </w:r>
    </w:p>
    <w:p w14:paraId="3806BBE1" w14:textId="77777777" w:rsidR="002F6F81" w:rsidRPr="002F6F81" w:rsidRDefault="00000000" w:rsidP="002F6F81">
      <w:pPr>
        <w:spacing w:after="120"/>
        <w:ind w:left="-540"/>
        <w:rPr>
          <w:rFonts w:eastAsia="Times New Roman" w:cs="Segoe UI"/>
        </w:rPr>
      </w:pPr>
      <w:sdt>
        <w:sdtPr>
          <w:rPr>
            <w:rFonts w:eastAsia="Times New Roman" w:cs="Segoe UI"/>
          </w:rPr>
          <w:id w:val="-782104084"/>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rPr>
            <w:t>☐</w:t>
          </w:r>
        </w:sdtContent>
      </w:sdt>
      <w:r w:rsidR="002F6F81" w:rsidRPr="002F6F81">
        <w:rPr>
          <w:rFonts w:eastAsia="Times New Roman" w:cs="Segoe UI"/>
        </w:rPr>
        <w:t xml:space="preserve">  </w:t>
      </w:r>
      <w:r w:rsidR="002F6F81" w:rsidRPr="002F6F81">
        <w:rPr>
          <w:rFonts w:eastAsia="Times New Roman" w:cs="Segoe UI"/>
          <w:b/>
          <w:color w:val="2A363B" w:themeColor="text1"/>
        </w:rPr>
        <w:t>Market Protocols</w:t>
      </w:r>
      <w:r w:rsidR="002F6F81" w:rsidRPr="002F6F81">
        <w:rPr>
          <w:rFonts w:eastAsia="Times New Roman" w:cs="Segoe UI"/>
        </w:rPr>
        <w:tab/>
      </w:r>
      <w:r w:rsidR="002F6F81" w:rsidRPr="002F6F81">
        <w:rPr>
          <w:rFonts w:eastAsia="Times New Roman" w:cs="Segoe UI"/>
        </w:rPr>
        <w:tab/>
        <w:t>Section:</w:t>
      </w:r>
      <w:r w:rsidR="002F6F81" w:rsidRPr="002F6F81">
        <w:rPr>
          <w:rFonts w:eastAsia="Times New Roman" w:cs="Segoe UI"/>
        </w:rPr>
        <w:tab/>
      </w:r>
      <w:r w:rsidR="002F6F81" w:rsidRPr="002F6F81">
        <w:rPr>
          <w:rFonts w:eastAsia="Times New Roman" w:cs="Segoe UI"/>
        </w:rPr>
        <w:tab/>
        <w:t>Version:</w:t>
      </w:r>
    </w:p>
    <w:p w14:paraId="75627BEE" w14:textId="77777777" w:rsidR="002F6F81" w:rsidRPr="002F6F81" w:rsidRDefault="00000000" w:rsidP="002F6F81">
      <w:pPr>
        <w:spacing w:after="120"/>
        <w:ind w:left="-540"/>
        <w:rPr>
          <w:rFonts w:cs="Segoe UI"/>
          <w:b/>
        </w:rPr>
      </w:pPr>
      <w:sdt>
        <w:sdtPr>
          <w:rPr>
            <w:rFonts w:cs="Segoe UI"/>
          </w:rPr>
          <w:id w:val="1922061259"/>
          <w14:checkbox>
            <w14:checked w14:val="0"/>
            <w14:checkedState w14:val="2612" w14:font="MS Gothic"/>
            <w14:uncheckedState w14:val="2610" w14:font="MS Gothic"/>
          </w14:checkbox>
        </w:sdtPr>
        <w:sdtContent>
          <w:r w:rsidR="002F6F81" w:rsidRPr="002F6F81">
            <w:rPr>
              <w:rFonts w:ascii="Segoe UI Symbol" w:hAnsi="Segoe UI Symbol" w:cs="Segoe UI Symbol"/>
            </w:rPr>
            <w:t>☐</w:t>
          </w:r>
        </w:sdtContent>
      </w:sdt>
      <w:r w:rsidR="002F6F81" w:rsidRPr="002F6F81">
        <w:rPr>
          <w:rFonts w:cs="Segoe UI"/>
        </w:rPr>
        <w:t xml:space="preserve">  </w:t>
      </w:r>
      <w:r w:rsidR="002F6F81" w:rsidRPr="002F6F81">
        <w:rPr>
          <w:rFonts w:cs="Segoe UI"/>
          <w:b/>
          <w:color w:val="2A363B" w:themeColor="text1"/>
        </w:rPr>
        <w:t>Operating Criteria</w:t>
      </w:r>
      <w:r w:rsidR="002F6F81" w:rsidRPr="002F6F81">
        <w:rPr>
          <w:rFonts w:cs="Segoe UI"/>
          <w:b/>
        </w:rPr>
        <w:tab/>
      </w:r>
      <w:r w:rsidR="002F6F81" w:rsidRPr="002F6F81">
        <w:rPr>
          <w:rFonts w:cs="Segoe UI"/>
          <w:b/>
        </w:rPr>
        <w:tab/>
      </w:r>
      <w:r w:rsidR="002F6F81" w:rsidRPr="002F6F81">
        <w:rPr>
          <w:rFonts w:eastAsia="Times New Roman" w:cs="Segoe UI"/>
        </w:rPr>
        <w:t>Section:</w:t>
      </w:r>
      <w:r w:rsidR="002F6F81" w:rsidRPr="002F6F81">
        <w:rPr>
          <w:rFonts w:eastAsia="Times New Roman" w:cs="Segoe UI"/>
        </w:rPr>
        <w:tab/>
      </w:r>
      <w:r w:rsidR="002F6F81" w:rsidRPr="002F6F81">
        <w:rPr>
          <w:rFonts w:eastAsia="Times New Roman" w:cs="Segoe UI"/>
        </w:rPr>
        <w:tab/>
      </w:r>
    </w:p>
    <w:p w14:paraId="5E394774" w14:textId="77777777" w:rsidR="002F6F81" w:rsidRPr="002F6F81" w:rsidRDefault="00000000" w:rsidP="002F6F81">
      <w:pPr>
        <w:spacing w:after="120"/>
        <w:ind w:left="-540"/>
        <w:rPr>
          <w:rFonts w:eastAsia="Times New Roman" w:cs="Segoe UI"/>
        </w:rPr>
      </w:pPr>
      <w:sdt>
        <w:sdtPr>
          <w:rPr>
            <w:rFonts w:eastAsia="Times New Roman" w:cs="Segoe UI"/>
          </w:rPr>
          <w:id w:val="-1402143220"/>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rPr>
            <w:t>☐</w:t>
          </w:r>
        </w:sdtContent>
      </w:sdt>
      <w:r w:rsidR="002F6F81" w:rsidRPr="002F6F81">
        <w:rPr>
          <w:rFonts w:eastAsia="Times New Roman" w:cs="Segoe UI"/>
        </w:rPr>
        <w:t xml:space="preserve">  </w:t>
      </w:r>
      <w:r w:rsidR="002F6F81" w:rsidRPr="002F6F81">
        <w:rPr>
          <w:rFonts w:eastAsia="Times New Roman" w:cs="Segoe UI"/>
          <w:b/>
          <w:color w:val="2A363B" w:themeColor="text1"/>
        </w:rPr>
        <w:t>Planning Criteria</w:t>
      </w:r>
      <w:r w:rsidR="002F6F81" w:rsidRPr="002F6F81">
        <w:rPr>
          <w:rFonts w:eastAsia="Times New Roman" w:cs="Segoe UI"/>
          <w:b/>
        </w:rPr>
        <w:tab/>
      </w:r>
      <w:r w:rsidR="002F6F81" w:rsidRPr="002F6F81">
        <w:rPr>
          <w:rFonts w:eastAsia="Times New Roman" w:cs="Segoe UI"/>
          <w:b/>
        </w:rPr>
        <w:tab/>
      </w:r>
      <w:r w:rsidR="002F6F81" w:rsidRPr="002F6F81">
        <w:rPr>
          <w:rFonts w:eastAsia="Times New Roman" w:cs="Segoe UI"/>
        </w:rPr>
        <w:t>Section:</w:t>
      </w:r>
      <w:r w:rsidR="002F6F81" w:rsidRPr="002F6F81">
        <w:rPr>
          <w:rFonts w:eastAsia="Times New Roman" w:cs="Segoe UI"/>
        </w:rPr>
        <w:tab/>
      </w:r>
      <w:r w:rsidR="002F6F81" w:rsidRPr="002F6F81">
        <w:rPr>
          <w:rFonts w:eastAsia="Times New Roman" w:cs="Segoe UI"/>
        </w:rPr>
        <w:tab/>
      </w:r>
    </w:p>
    <w:p w14:paraId="56771FDB" w14:textId="77777777" w:rsidR="002F6F81" w:rsidRPr="002F6F81" w:rsidRDefault="00000000" w:rsidP="002F6F81">
      <w:pPr>
        <w:spacing w:after="120"/>
        <w:ind w:left="-540"/>
        <w:rPr>
          <w:rFonts w:eastAsia="Times New Roman" w:cs="Segoe UI"/>
        </w:rPr>
      </w:pPr>
      <w:sdt>
        <w:sdtPr>
          <w:rPr>
            <w:rFonts w:eastAsia="Times New Roman" w:cs="Segoe UI"/>
          </w:rPr>
          <w:id w:val="-1590460314"/>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rPr>
            <w:t>☐</w:t>
          </w:r>
        </w:sdtContent>
      </w:sdt>
      <w:r w:rsidR="002F6F81" w:rsidRPr="002F6F81">
        <w:rPr>
          <w:rFonts w:eastAsia="Times New Roman" w:cs="Segoe UI"/>
        </w:rPr>
        <w:t xml:space="preserve">  </w:t>
      </w:r>
      <w:r w:rsidR="002F6F81" w:rsidRPr="002F6F81">
        <w:rPr>
          <w:rFonts w:eastAsia="Times New Roman" w:cs="Segoe UI"/>
          <w:b/>
          <w:color w:val="2A363B" w:themeColor="text1"/>
        </w:rPr>
        <w:t>Business Practice</w:t>
      </w:r>
      <w:r w:rsidR="002F6F81" w:rsidRPr="002F6F81">
        <w:rPr>
          <w:rFonts w:eastAsia="Times New Roman" w:cs="Segoe UI"/>
          <w:color w:val="5A6770" w:themeColor="text2"/>
        </w:rPr>
        <w:tab/>
      </w:r>
      <w:r w:rsidR="002F6F81" w:rsidRPr="002F6F81">
        <w:rPr>
          <w:rFonts w:eastAsia="Times New Roman" w:cs="Segoe UI"/>
        </w:rPr>
        <w:tab/>
        <w:t>Number:</w:t>
      </w:r>
    </w:p>
    <w:p w14:paraId="330DF1EC" w14:textId="77777777" w:rsidR="002F6F81" w:rsidRPr="002F6F81" w:rsidRDefault="00000000" w:rsidP="002F6F81">
      <w:pPr>
        <w:spacing w:after="120"/>
        <w:ind w:left="-540"/>
        <w:rPr>
          <w:rFonts w:eastAsia="Times New Roman" w:cs="Segoe UI"/>
        </w:rPr>
      </w:pPr>
      <w:sdt>
        <w:sdtPr>
          <w:rPr>
            <w:rFonts w:eastAsia="Times New Roman" w:cs="Segoe UI"/>
          </w:rPr>
          <w:id w:val="1146948014"/>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rPr>
            <w:t>☐</w:t>
          </w:r>
        </w:sdtContent>
      </w:sdt>
      <w:r w:rsidR="002F6F81" w:rsidRPr="002F6F81">
        <w:rPr>
          <w:rFonts w:eastAsia="Times New Roman" w:cs="Segoe UI"/>
        </w:rPr>
        <w:t xml:space="preserve">  </w:t>
      </w:r>
      <w:r w:rsidR="002F6F81" w:rsidRPr="002F6F81">
        <w:rPr>
          <w:rFonts w:eastAsia="Times New Roman" w:cs="Segoe UI"/>
          <w:b/>
          <w:color w:val="2A363B" w:themeColor="text1"/>
        </w:rPr>
        <w:t>Integrated Transmission Planning (ITP) Manual</w:t>
      </w:r>
      <w:r w:rsidR="002F6F81" w:rsidRPr="002F6F81">
        <w:rPr>
          <w:rFonts w:eastAsia="Times New Roman" w:cs="Segoe UI"/>
        </w:rPr>
        <w:tab/>
        <w:t>Section:</w:t>
      </w:r>
    </w:p>
    <w:p w14:paraId="3906AAA6" w14:textId="77777777" w:rsidR="002F6F81" w:rsidRPr="002F6F81" w:rsidRDefault="00000000" w:rsidP="002F6F81">
      <w:pPr>
        <w:spacing w:after="120"/>
        <w:ind w:left="-540"/>
        <w:rPr>
          <w:rFonts w:eastAsia="Times New Roman" w:cs="Segoe UI"/>
        </w:rPr>
      </w:pPr>
      <w:sdt>
        <w:sdtPr>
          <w:rPr>
            <w:rFonts w:eastAsia="Times New Roman" w:cs="Segoe UI"/>
          </w:rPr>
          <w:id w:val="-2143872222"/>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rPr>
            <w:t>☐</w:t>
          </w:r>
        </w:sdtContent>
      </w:sdt>
      <w:r w:rsidR="002F6F81" w:rsidRPr="002F6F81">
        <w:rPr>
          <w:rFonts w:eastAsia="Times New Roman" w:cs="Segoe UI"/>
        </w:rPr>
        <w:t xml:space="preserve">  </w:t>
      </w:r>
      <w:r w:rsidR="002F6F81" w:rsidRPr="002F6F81">
        <w:rPr>
          <w:rFonts w:eastAsia="Times New Roman" w:cs="Segoe UI"/>
          <w:b/>
          <w:color w:val="2A363B" w:themeColor="text1"/>
        </w:rPr>
        <w:t>Minimum Transmission Design Standards for Competitive Upgrades</w:t>
      </w:r>
      <w:r w:rsidR="002F6F81" w:rsidRPr="002F6F81">
        <w:rPr>
          <w:rFonts w:eastAsia="Times New Roman" w:cs="Segoe UI"/>
        </w:rPr>
        <w:tab/>
        <w:t>Section:</w:t>
      </w:r>
    </w:p>
    <w:p w14:paraId="4FCD79D2" w14:textId="77777777" w:rsidR="002F6F81" w:rsidRPr="002F6F81" w:rsidRDefault="00000000" w:rsidP="002F6F81">
      <w:pPr>
        <w:spacing w:after="120"/>
        <w:ind w:left="-540"/>
        <w:rPr>
          <w:rFonts w:cs="Segoe UI"/>
        </w:rPr>
      </w:pPr>
      <w:sdt>
        <w:sdtPr>
          <w:rPr>
            <w:rFonts w:cs="Segoe UI"/>
          </w:rPr>
          <w:id w:val="-187835677"/>
          <w14:checkbox>
            <w14:checked w14:val="0"/>
            <w14:checkedState w14:val="2612" w14:font="MS Gothic"/>
            <w14:uncheckedState w14:val="2610" w14:font="MS Gothic"/>
          </w14:checkbox>
        </w:sdtPr>
        <w:sdtContent>
          <w:r w:rsidR="002F6F81" w:rsidRPr="002F6F81">
            <w:rPr>
              <w:rFonts w:ascii="Segoe UI Symbol" w:hAnsi="Segoe UI Symbol" w:cs="Segoe UI Symbol"/>
            </w:rPr>
            <w:t>☐</w:t>
          </w:r>
        </w:sdtContent>
      </w:sdt>
      <w:r w:rsidR="002F6F81" w:rsidRPr="002F6F81">
        <w:rPr>
          <w:rFonts w:cs="Segoe UI"/>
        </w:rPr>
        <w:t xml:space="preserve">  </w:t>
      </w:r>
      <w:r w:rsidR="002F6F81" w:rsidRPr="002F6F81">
        <w:rPr>
          <w:rFonts w:cs="Segoe UI"/>
          <w:b/>
          <w:color w:val="2A363B" w:themeColor="text1"/>
        </w:rPr>
        <w:t>Reliability Coordinator and Balancing Authority Data Specifications</w:t>
      </w:r>
      <w:r w:rsidR="002F6F81" w:rsidRPr="002F6F81">
        <w:rPr>
          <w:rFonts w:cs="Segoe UI"/>
        </w:rPr>
        <w:tab/>
      </w:r>
      <w:r w:rsidR="002F6F81" w:rsidRPr="002F6F81">
        <w:rPr>
          <w:rFonts w:eastAsia="Times New Roman" w:cs="Segoe UI"/>
        </w:rPr>
        <w:t>Section:</w:t>
      </w:r>
    </w:p>
    <w:p w14:paraId="18C74D20" w14:textId="77777777" w:rsidR="002F6F81" w:rsidRPr="002F6F81" w:rsidRDefault="00000000" w:rsidP="002F6F81">
      <w:pPr>
        <w:spacing w:after="120"/>
        <w:ind w:left="-540"/>
        <w:rPr>
          <w:rFonts w:eastAsia="Times New Roman" w:cs="Segoe UI"/>
        </w:rPr>
      </w:pPr>
      <w:sdt>
        <w:sdtPr>
          <w:rPr>
            <w:rFonts w:eastAsia="Times New Roman" w:cs="Segoe UI"/>
            <w:color w:val="5A6770" w:themeColor="text2"/>
          </w:rPr>
          <w:id w:val="93447305"/>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color w:val="5A6770" w:themeColor="text2"/>
            </w:rPr>
            <w:t>☐</w:t>
          </w:r>
        </w:sdtContent>
      </w:sdt>
      <w:r w:rsidR="002F6F81" w:rsidRPr="002F6F81">
        <w:rPr>
          <w:rFonts w:eastAsia="Times New Roman" w:cs="Segoe UI"/>
          <w:color w:val="5A6770" w:themeColor="text2"/>
        </w:rPr>
        <w:t xml:space="preserve">  </w:t>
      </w:r>
      <w:r w:rsidR="002F6F81" w:rsidRPr="002F6F81">
        <w:rPr>
          <w:rFonts w:eastAsia="Times New Roman" w:cs="Segoe UI"/>
          <w:b/>
          <w:color w:val="2A363B" w:themeColor="text1"/>
        </w:rPr>
        <w:t>SPP Communications Protocols</w:t>
      </w:r>
      <w:r w:rsidR="002F6F81" w:rsidRPr="002F6F81">
        <w:rPr>
          <w:rFonts w:eastAsia="Times New Roman" w:cs="Segoe UI"/>
        </w:rPr>
        <w:tab/>
        <w:t>Section:</w:t>
      </w:r>
    </w:p>
    <w:p w14:paraId="30E68451" w14:textId="77777777" w:rsidR="002F6F81" w:rsidRPr="002F6F81" w:rsidRDefault="00000000" w:rsidP="002F6F81">
      <w:pPr>
        <w:spacing w:after="120"/>
        <w:ind w:left="-540"/>
        <w:rPr>
          <w:rFonts w:eastAsia="Times New Roman" w:cs="Segoe UI"/>
        </w:rPr>
      </w:pPr>
      <w:sdt>
        <w:sdtPr>
          <w:rPr>
            <w:rFonts w:eastAsia="Times New Roman" w:cs="Segoe UI"/>
          </w:rPr>
          <w:id w:val="-615830555"/>
          <w14:checkbox>
            <w14:checked w14:val="0"/>
            <w14:checkedState w14:val="2612" w14:font="MS Gothic"/>
            <w14:uncheckedState w14:val="2610" w14:font="MS Gothic"/>
          </w14:checkbox>
        </w:sdtPr>
        <w:sdtContent>
          <w:r w:rsidR="002F6F81" w:rsidRPr="002F6F81">
            <w:rPr>
              <w:rFonts w:ascii="Segoe UI Symbol" w:eastAsia="Times New Roman" w:hAnsi="Segoe UI Symbol" w:cs="Segoe UI Symbol"/>
            </w:rPr>
            <w:t>☐</w:t>
          </w:r>
        </w:sdtContent>
      </w:sdt>
      <w:r w:rsidR="002F6F81" w:rsidRPr="002F6F81">
        <w:rPr>
          <w:rFonts w:eastAsia="Times New Roman" w:cs="Segoe UI"/>
        </w:rPr>
        <w:t xml:space="preserve">  </w:t>
      </w:r>
      <w:r w:rsidR="002F6F81" w:rsidRPr="002F6F81">
        <w:rPr>
          <w:rFonts w:eastAsia="Times New Roman" w:cs="Segoe UI"/>
          <w:b/>
          <w:color w:val="2A363B" w:themeColor="text1"/>
        </w:rPr>
        <w:t>Revision Request Process</w:t>
      </w:r>
      <w:r w:rsidR="002F6F81" w:rsidRPr="002F6F81">
        <w:rPr>
          <w:rFonts w:eastAsia="Times New Roman" w:cs="Segoe UI"/>
        </w:rPr>
        <w:tab/>
      </w:r>
      <w:r w:rsidR="002F6F81" w:rsidRPr="002F6F81">
        <w:rPr>
          <w:rFonts w:eastAsia="Times New Roman" w:cs="Segoe UI"/>
        </w:rPr>
        <w:tab/>
        <w:t>Section:</w:t>
      </w:r>
    </w:p>
    <w:p w14:paraId="26EB7253" w14:textId="655D9A56" w:rsidR="00396FA4" w:rsidRPr="00E460B1" w:rsidRDefault="00396FA4" w:rsidP="00462F56">
      <w:pPr>
        <w:rPr>
          <w:rFonts w:cs="Segoe UI"/>
        </w:rPr>
      </w:pPr>
    </w:p>
    <w:p w14:paraId="318DAB00" w14:textId="77777777" w:rsidR="00CA754B" w:rsidRPr="0091481F" w:rsidRDefault="007A0FCD" w:rsidP="0091481F">
      <w:pPr>
        <w:pStyle w:val="Heading1"/>
        <w:ind w:left="-540"/>
        <w:rPr>
          <w:sz w:val="36"/>
        </w:rPr>
      </w:pPr>
      <w:r w:rsidRPr="0091481F">
        <w:rPr>
          <w:sz w:val="36"/>
        </w:rPr>
        <w:t>STAKEHOLDER PROCESS</w:t>
      </w:r>
    </w:p>
    <w:tbl>
      <w:tblPr>
        <w:tblStyle w:val="GridTable4-Accent2"/>
        <w:tblW w:w="0" w:type="auto"/>
        <w:tblInd w:w="-545" w:type="dxa"/>
        <w:tblLayout w:type="fixed"/>
        <w:tblLook w:val="04A0" w:firstRow="1" w:lastRow="0" w:firstColumn="1" w:lastColumn="0" w:noHBand="0" w:noVBand="1"/>
      </w:tblPr>
      <w:tblGrid>
        <w:gridCol w:w="1890"/>
        <w:gridCol w:w="8005"/>
      </w:tblGrid>
      <w:tr w:rsidR="00CA754B" w14:paraId="6B79C26C" w14:textId="77777777" w:rsidTr="002F6F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2"/>
          </w:tcPr>
          <w:p w14:paraId="22E5F877" w14:textId="206D14FC" w:rsidR="00CA754B" w:rsidRDefault="00D72269" w:rsidP="0078756D">
            <w:bookmarkStart w:id="0" w:name="_Hlk192578842"/>
            <w:r>
              <w:rPr>
                <w:sz w:val="24"/>
              </w:rPr>
              <w:t>Primary</w:t>
            </w:r>
            <w:r w:rsidR="00F076A6">
              <w:rPr>
                <w:sz w:val="24"/>
              </w:rPr>
              <w:t>:</w:t>
            </w:r>
            <w:r w:rsidR="00CA754B" w:rsidRPr="00F076A6">
              <w:rPr>
                <w:sz w:val="24"/>
              </w:rPr>
              <w:t xml:space="preserve"> </w:t>
            </w:r>
            <w:r>
              <w:rPr>
                <w:sz w:val="24"/>
              </w:rPr>
              <w:t>Cost Allocation</w:t>
            </w:r>
            <w:r w:rsidR="00F076A6">
              <w:rPr>
                <w:sz w:val="24"/>
              </w:rPr>
              <w:t xml:space="preserve"> </w:t>
            </w:r>
            <w:r w:rsidR="00CA754B" w:rsidRPr="00F076A6">
              <w:rPr>
                <w:sz w:val="24"/>
              </w:rPr>
              <w:t>W</w:t>
            </w:r>
            <w:r w:rsidR="00F076A6">
              <w:rPr>
                <w:sz w:val="24"/>
              </w:rPr>
              <w:t xml:space="preserve">orking </w:t>
            </w:r>
            <w:r w:rsidR="00CA754B" w:rsidRPr="00F076A6">
              <w:rPr>
                <w:sz w:val="24"/>
              </w:rPr>
              <w:t>G</w:t>
            </w:r>
            <w:r w:rsidR="00F076A6">
              <w:rPr>
                <w:sz w:val="24"/>
              </w:rPr>
              <w:t>roup</w:t>
            </w:r>
          </w:p>
        </w:tc>
      </w:tr>
      <w:tr w:rsidR="00CA754B" w14:paraId="326EC262" w14:textId="77777777" w:rsidTr="0063080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3924973B" w14:textId="77777777" w:rsidR="00CA754B" w:rsidRPr="00CA754B" w:rsidRDefault="00CA754B" w:rsidP="00CA754B">
            <w:pPr>
              <w:spacing w:after="0"/>
              <w:contextualSpacing/>
              <w:rPr>
                <w:b w:val="0"/>
              </w:rPr>
            </w:pPr>
            <w:r w:rsidRPr="00CA754B">
              <w:rPr>
                <w:b w:val="0"/>
              </w:rPr>
              <w:t>Date</w:t>
            </w:r>
          </w:p>
        </w:tc>
        <w:tc>
          <w:tcPr>
            <w:tcW w:w="8005" w:type="dxa"/>
            <w:vAlign w:val="center"/>
          </w:tcPr>
          <w:p w14:paraId="4BCA7EC9" w14:textId="3E41DA5E" w:rsidR="00CA754B" w:rsidRPr="00A80741" w:rsidRDefault="00A80741" w:rsidP="00CA754B">
            <w:pPr>
              <w:spacing w:after="0"/>
              <w:contextualSpacing/>
              <w:cnfStyle w:val="000000100000" w:firstRow="0" w:lastRow="0" w:firstColumn="0" w:lastColumn="0" w:oddVBand="0" w:evenVBand="0" w:oddHBand="1" w:evenHBand="0" w:firstRowFirstColumn="0" w:firstRowLastColumn="0" w:lastRowFirstColumn="0" w:lastRowLastColumn="0"/>
              <w:rPr>
                <w:iCs/>
              </w:rPr>
            </w:pPr>
            <w:r>
              <w:rPr>
                <w:iCs/>
              </w:rPr>
              <w:t>3/11/2025</w:t>
            </w:r>
          </w:p>
        </w:tc>
      </w:tr>
      <w:tr w:rsidR="00CA754B" w14:paraId="11C98F6E" w14:textId="77777777" w:rsidTr="00630808">
        <w:trPr>
          <w:trHeight w:val="52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5E23E984" w14:textId="6DBFBCEB" w:rsidR="00CA754B" w:rsidRPr="00CA754B" w:rsidRDefault="00CA754B" w:rsidP="00CA754B">
            <w:pPr>
              <w:spacing w:after="0"/>
              <w:contextualSpacing/>
              <w:rPr>
                <w:b w:val="0"/>
              </w:rPr>
            </w:pPr>
            <w:r w:rsidRPr="00CA754B">
              <w:rPr>
                <w:b w:val="0"/>
              </w:rPr>
              <w:t>Motion</w:t>
            </w:r>
          </w:p>
        </w:tc>
        <w:tc>
          <w:tcPr>
            <w:tcW w:w="8005" w:type="dxa"/>
            <w:vAlign w:val="center"/>
          </w:tcPr>
          <w:p w14:paraId="22C24479" w14:textId="2594B2BD" w:rsidR="00CA754B" w:rsidRPr="00CE7B73" w:rsidRDefault="002F41E2" w:rsidP="002F6F81">
            <w:pPr>
              <w:spacing w:after="0"/>
              <w:contextualSpacing/>
              <w:cnfStyle w:val="000000000000" w:firstRow="0" w:lastRow="0" w:firstColumn="0" w:lastColumn="0" w:oddVBand="0" w:evenVBand="0" w:oddHBand="0" w:evenHBand="0" w:firstRowFirstColumn="0" w:firstRowLastColumn="0" w:lastRowFirstColumn="0" w:lastRowLastColumn="0"/>
            </w:pPr>
            <w:r w:rsidRPr="002F41E2">
              <w:t>Recommends that the RSC approve the RR 665 Tariff revisions as implementing the HITT C1-related policy recommended by CAWG and approved by RSC to decouple Schedules 9 and 11 and create subregions for use in the cost allocation of future Schedule 11 upgrades</w:t>
            </w:r>
          </w:p>
        </w:tc>
      </w:tr>
      <w:tr w:rsidR="00CA754B" w14:paraId="24D1B311" w14:textId="77777777" w:rsidTr="00630808">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7C902EA6" w14:textId="4747609F" w:rsidR="00CA754B" w:rsidRPr="00CA754B" w:rsidRDefault="00593614" w:rsidP="00CA754B">
            <w:pPr>
              <w:spacing w:after="0"/>
              <w:contextualSpacing/>
              <w:rPr>
                <w:b w:val="0"/>
              </w:rPr>
            </w:pPr>
            <w:r>
              <w:rPr>
                <w:b w:val="0"/>
              </w:rPr>
              <w:t>Cost allocation</w:t>
            </w:r>
            <w:r w:rsidR="00501D46">
              <w:rPr>
                <w:b w:val="0"/>
              </w:rPr>
              <w:t>-</w:t>
            </w:r>
            <w:r w:rsidR="00CA754B" w:rsidRPr="00CA754B">
              <w:rPr>
                <w:b w:val="0"/>
              </w:rPr>
              <w:t>related concerns</w:t>
            </w:r>
          </w:p>
        </w:tc>
        <w:tc>
          <w:tcPr>
            <w:tcW w:w="8005" w:type="dxa"/>
            <w:vAlign w:val="center"/>
          </w:tcPr>
          <w:p w14:paraId="425A7F48" w14:textId="35344DA5" w:rsidR="00CA754B" w:rsidRDefault="002F41E2" w:rsidP="002F6F81">
            <w:pPr>
              <w:spacing w:after="0"/>
              <w:contextualSpacing/>
              <w:cnfStyle w:val="000000100000" w:firstRow="0" w:lastRow="0" w:firstColumn="0" w:lastColumn="0" w:oddVBand="0" w:evenVBand="0" w:oddHBand="1" w:evenHBand="0" w:firstRowFirstColumn="0" w:firstRowLastColumn="0" w:lastRowFirstColumn="0" w:lastRowLastColumn="0"/>
            </w:pPr>
            <w:r>
              <w:t>None</w:t>
            </w:r>
          </w:p>
        </w:tc>
      </w:tr>
      <w:tr w:rsidR="00CA754B" w14:paraId="7C9F00A4" w14:textId="77777777" w:rsidTr="00630808">
        <w:trPr>
          <w:trHeight w:val="43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BCF58B6" w14:textId="54693DA0" w:rsidR="00CA754B" w:rsidRPr="00CA754B" w:rsidRDefault="00CA754B" w:rsidP="00CA754B">
            <w:pPr>
              <w:spacing w:after="0"/>
              <w:contextualSpacing/>
              <w:rPr>
                <w:b w:val="0"/>
              </w:rPr>
            </w:pPr>
            <w:r w:rsidRPr="00CA754B">
              <w:rPr>
                <w:b w:val="0"/>
              </w:rPr>
              <w:t>Action</w:t>
            </w:r>
          </w:p>
        </w:tc>
        <w:tc>
          <w:tcPr>
            <w:tcW w:w="8005" w:type="dxa"/>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2F6F81" w:rsidRPr="00CE7B73" w14:paraId="4C67F03C" w14:textId="77777777" w:rsidTr="002F6F81">
              <w:trPr>
                <w:trHeight w:val="288"/>
              </w:trPr>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4A76D8CC" w14:textId="125CC496" w:rsidR="002F6F81" w:rsidRPr="00CE7B73" w:rsidRDefault="002F41E2" w:rsidP="002F6F81">
                  <w:bookmarkStart w:id="1" w:name="_Hlk175639608"/>
                  <w:r>
                    <w:t>Approved</w:t>
                  </w:r>
                  <w:bookmarkEnd w:id="1"/>
                </w:p>
              </w:tc>
            </w:tr>
          </w:tbl>
          <w:p w14:paraId="7C8B072B" w14:textId="20CA1AA1" w:rsidR="00CA754B" w:rsidRPr="00CE7B73" w:rsidRDefault="00CA754B" w:rsidP="00E73B85">
            <w:pPr>
              <w:spacing w:after="0"/>
              <w:contextualSpacing/>
              <w:cnfStyle w:val="000000000000" w:firstRow="0" w:lastRow="0" w:firstColumn="0" w:lastColumn="0" w:oddVBand="0" w:evenVBand="0" w:oddHBand="0" w:evenHBand="0" w:firstRowFirstColumn="0" w:firstRowLastColumn="0" w:lastRowFirstColumn="0" w:lastRowLastColumn="0"/>
            </w:pPr>
          </w:p>
        </w:tc>
      </w:tr>
      <w:tr w:rsidR="00CA754B" w14:paraId="4579B1CA" w14:textId="77777777" w:rsidTr="00630808">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7AE895E0" w14:textId="77777777" w:rsidR="00CA754B" w:rsidRPr="00CA754B" w:rsidRDefault="00CA754B" w:rsidP="00CA754B">
            <w:pPr>
              <w:spacing w:after="0"/>
              <w:contextualSpacing/>
              <w:rPr>
                <w:b w:val="0"/>
              </w:rPr>
            </w:pPr>
            <w:r w:rsidRPr="00CA754B">
              <w:rPr>
                <w:b w:val="0"/>
              </w:rPr>
              <w:t>Abstained</w:t>
            </w:r>
          </w:p>
        </w:tc>
        <w:tc>
          <w:tcPr>
            <w:tcW w:w="8005" w:type="dxa"/>
            <w:vAlign w:val="center"/>
          </w:tcPr>
          <w:p w14:paraId="47CAADC8" w14:textId="1B3049BA" w:rsidR="00CA754B" w:rsidRDefault="002F41E2" w:rsidP="00CA754B">
            <w:pPr>
              <w:spacing w:after="0"/>
              <w:contextualSpacing/>
              <w:cnfStyle w:val="000000100000" w:firstRow="0" w:lastRow="0" w:firstColumn="0" w:lastColumn="0" w:oddVBand="0" w:evenVBand="0" w:oddHBand="1" w:evenHBand="0" w:firstRowFirstColumn="0" w:firstRowLastColumn="0" w:lastRowFirstColumn="0" w:lastRowLastColumn="0"/>
            </w:pPr>
            <w:r>
              <w:t>2</w:t>
            </w:r>
            <w:r w:rsidR="00FE223F">
              <w:t xml:space="preserve"> (LPSC, PUCT)</w:t>
            </w:r>
          </w:p>
        </w:tc>
      </w:tr>
      <w:tr w:rsidR="00CA754B" w14:paraId="22401E1D" w14:textId="77777777" w:rsidTr="00630808">
        <w:trPr>
          <w:trHeight w:val="44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68A66DF1" w14:textId="77777777" w:rsidR="00CA754B" w:rsidRPr="00CA754B" w:rsidRDefault="00CA754B" w:rsidP="00CA754B">
            <w:pPr>
              <w:spacing w:after="0"/>
              <w:contextualSpacing/>
              <w:rPr>
                <w:b w:val="0"/>
              </w:rPr>
            </w:pPr>
            <w:r w:rsidRPr="00CA754B">
              <w:rPr>
                <w:b w:val="0"/>
              </w:rPr>
              <w:t>Opposed</w:t>
            </w:r>
          </w:p>
        </w:tc>
        <w:tc>
          <w:tcPr>
            <w:tcW w:w="8005" w:type="dxa"/>
            <w:vAlign w:val="center"/>
          </w:tcPr>
          <w:p w14:paraId="53D4B567" w14:textId="523A03E3" w:rsidR="00CA754B" w:rsidRDefault="002F41E2" w:rsidP="00E73B85">
            <w:pPr>
              <w:spacing w:after="0"/>
              <w:contextualSpacing/>
              <w:cnfStyle w:val="000000000000" w:firstRow="0" w:lastRow="0" w:firstColumn="0" w:lastColumn="0" w:oddVBand="0" w:evenVBand="0" w:oddHBand="0" w:evenHBand="0" w:firstRowFirstColumn="0" w:firstRowLastColumn="0" w:lastRowFirstColumn="0" w:lastRowLastColumn="0"/>
            </w:pPr>
            <w:r>
              <w:t>0</w:t>
            </w:r>
          </w:p>
        </w:tc>
      </w:tr>
      <w:tr w:rsidR="00CA754B" w14:paraId="19D0F1B9" w14:textId="77777777" w:rsidTr="002F6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2"/>
          </w:tcPr>
          <w:p w14:paraId="10D01561" w14:textId="1ADBCDB8" w:rsidR="00CA754B" w:rsidRPr="00CA754B" w:rsidRDefault="00CA754B" w:rsidP="002F6F81">
            <w:pPr>
              <w:rPr>
                <w:b w:val="0"/>
              </w:rPr>
            </w:pPr>
            <w:r w:rsidRPr="00CA754B">
              <w:rPr>
                <w:b w:val="0"/>
              </w:rPr>
              <w:t xml:space="preserve">Reason for </w:t>
            </w:r>
            <w:r w:rsidR="00E73B85">
              <w:rPr>
                <w:b w:val="0"/>
              </w:rPr>
              <w:t xml:space="preserve">each </w:t>
            </w:r>
            <w:r w:rsidRPr="00CA754B">
              <w:rPr>
                <w:b w:val="0"/>
              </w:rPr>
              <w:t>abstention/opposition</w:t>
            </w:r>
            <w:r w:rsidR="00193AA4">
              <w:rPr>
                <w:b w:val="0"/>
              </w:rPr>
              <w:t xml:space="preserve"> (if provided)</w:t>
            </w:r>
            <w:r w:rsidRPr="00CA754B">
              <w:rPr>
                <w:b w:val="0"/>
              </w:rPr>
              <w:t>:</w:t>
            </w:r>
            <w:r w:rsidR="00E73B85">
              <w:rPr>
                <w:b w:val="0"/>
              </w:rPr>
              <w:br/>
            </w:r>
          </w:p>
        </w:tc>
      </w:tr>
      <w:bookmarkEnd w:id="0"/>
    </w:tbl>
    <w:p w14:paraId="14C28F44" w14:textId="79053C3C" w:rsidR="00833E5E" w:rsidRDefault="00833E5E" w:rsidP="00833E5E">
      <w:pPr>
        <w:tabs>
          <w:tab w:val="clear" w:pos="2431"/>
        </w:tabs>
        <w:spacing w:after="160" w:line="259" w:lineRule="auto"/>
      </w:pPr>
    </w:p>
    <w:tbl>
      <w:tblPr>
        <w:tblStyle w:val="GridTable4-Accent2"/>
        <w:tblW w:w="0" w:type="auto"/>
        <w:tblInd w:w="-545" w:type="dxa"/>
        <w:tblLayout w:type="fixed"/>
        <w:tblLook w:val="04A0" w:firstRow="1" w:lastRow="0" w:firstColumn="1" w:lastColumn="0" w:noHBand="0" w:noVBand="1"/>
      </w:tblPr>
      <w:tblGrid>
        <w:gridCol w:w="1890"/>
        <w:gridCol w:w="8005"/>
      </w:tblGrid>
      <w:tr w:rsidR="004F21F1" w14:paraId="55B69FBC" w14:textId="77777777" w:rsidTr="004F21F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95" w:type="dxa"/>
            <w:gridSpan w:val="2"/>
          </w:tcPr>
          <w:p w14:paraId="69E6C8EA" w14:textId="77777777" w:rsidR="004F21F1" w:rsidRDefault="004F21F1" w:rsidP="00FE7259">
            <w:r>
              <w:rPr>
                <w:sz w:val="24"/>
              </w:rPr>
              <w:t>Primary:</w:t>
            </w:r>
            <w:r w:rsidRPr="00F076A6">
              <w:rPr>
                <w:sz w:val="24"/>
              </w:rPr>
              <w:t xml:space="preserve"> </w:t>
            </w:r>
            <w:r>
              <w:rPr>
                <w:sz w:val="24"/>
              </w:rPr>
              <w:t xml:space="preserve">Cost Allocation </w:t>
            </w:r>
            <w:r w:rsidRPr="00F076A6">
              <w:rPr>
                <w:sz w:val="24"/>
              </w:rPr>
              <w:t>W</w:t>
            </w:r>
            <w:r>
              <w:rPr>
                <w:sz w:val="24"/>
              </w:rPr>
              <w:t xml:space="preserve">orking </w:t>
            </w:r>
            <w:r w:rsidRPr="00F076A6">
              <w:rPr>
                <w:sz w:val="24"/>
              </w:rPr>
              <w:t>G</w:t>
            </w:r>
            <w:r>
              <w:rPr>
                <w:sz w:val="24"/>
              </w:rPr>
              <w:t>roup</w:t>
            </w:r>
          </w:p>
        </w:tc>
      </w:tr>
      <w:tr w:rsidR="004F21F1" w14:paraId="119884B8" w14:textId="77777777" w:rsidTr="004F21F1">
        <w:trPr>
          <w:cnfStyle w:val="000000100000" w:firstRow="0" w:lastRow="0" w:firstColumn="0" w:lastColumn="0" w:oddVBand="0" w:evenVBand="0" w:oddHBand="1" w:evenHBand="0" w:firstRowFirstColumn="0" w:firstRowLastColumn="0" w:lastRowFirstColumn="0" w:lastRowLastColumn="0"/>
          <w:cantSplit/>
          <w:trHeight w:val="404"/>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5A1ACA42" w14:textId="77777777" w:rsidR="004F21F1" w:rsidRPr="00CA754B" w:rsidRDefault="004F21F1" w:rsidP="00FE7259">
            <w:pPr>
              <w:spacing w:after="0"/>
              <w:contextualSpacing/>
              <w:rPr>
                <w:b w:val="0"/>
              </w:rPr>
            </w:pPr>
            <w:r w:rsidRPr="00CA754B">
              <w:rPr>
                <w:b w:val="0"/>
              </w:rPr>
              <w:t>Date</w:t>
            </w:r>
          </w:p>
        </w:tc>
        <w:tc>
          <w:tcPr>
            <w:tcW w:w="8005" w:type="dxa"/>
            <w:vAlign w:val="center"/>
          </w:tcPr>
          <w:p w14:paraId="50CE3372" w14:textId="77777777" w:rsidR="004F21F1" w:rsidRPr="00A80741" w:rsidRDefault="004F21F1" w:rsidP="00FE7259">
            <w:pPr>
              <w:spacing w:after="0"/>
              <w:contextualSpacing/>
              <w:cnfStyle w:val="000000100000" w:firstRow="0" w:lastRow="0" w:firstColumn="0" w:lastColumn="0" w:oddVBand="0" w:evenVBand="0" w:oddHBand="1" w:evenHBand="0" w:firstRowFirstColumn="0" w:firstRowLastColumn="0" w:lastRowFirstColumn="0" w:lastRowLastColumn="0"/>
              <w:rPr>
                <w:iCs/>
              </w:rPr>
            </w:pPr>
            <w:r>
              <w:rPr>
                <w:iCs/>
              </w:rPr>
              <w:t>3/11/2025</w:t>
            </w:r>
          </w:p>
        </w:tc>
      </w:tr>
      <w:tr w:rsidR="004F21F1" w14:paraId="4AA5CA01" w14:textId="77777777" w:rsidTr="004F21F1">
        <w:trPr>
          <w:cantSplit/>
          <w:trHeight w:val="52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3283454" w14:textId="77777777" w:rsidR="004F21F1" w:rsidRPr="00CA754B" w:rsidRDefault="004F21F1" w:rsidP="00FE7259">
            <w:pPr>
              <w:spacing w:after="0"/>
              <w:contextualSpacing/>
              <w:rPr>
                <w:b w:val="0"/>
              </w:rPr>
            </w:pPr>
            <w:r w:rsidRPr="00CA754B">
              <w:rPr>
                <w:b w:val="0"/>
              </w:rPr>
              <w:lastRenderedPageBreak/>
              <w:t>Motion</w:t>
            </w:r>
          </w:p>
        </w:tc>
        <w:tc>
          <w:tcPr>
            <w:tcW w:w="8005" w:type="dxa"/>
            <w:vAlign w:val="center"/>
          </w:tcPr>
          <w:p w14:paraId="3FA8FB15" w14:textId="77777777" w:rsidR="004F21F1" w:rsidRDefault="004F21F1" w:rsidP="00FE7259">
            <w:pPr>
              <w:spacing w:after="0"/>
              <w:contextualSpacing/>
              <w:cnfStyle w:val="000000000000" w:firstRow="0" w:lastRow="0" w:firstColumn="0" w:lastColumn="0" w:oddVBand="0" w:evenVBand="0" w:oddHBand="0" w:evenHBand="0" w:firstRowFirstColumn="0" w:firstRowLastColumn="0" w:lastRowFirstColumn="0" w:lastRowLastColumn="0"/>
            </w:pPr>
            <w:r w:rsidRPr="004F21F1">
              <w:t>Recommends that RSC approve edits to the RR 665 Tariff revision to facilitate the recommended Delivery Point Rule modifications</w:t>
            </w:r>
          </w:p>
          <w:p w14:paraId="586C37CE" w14:textId="72E1CBD1" w:rsidR="004F21F1" w:rsidRPr="004F21F1" w:rsidRDefault="004F21F1" w:rsidP="004F21F1">
            <w:pPr>
              <w:spacing w:after="0"/>
              <w:ind w:left="526"/>
              <w:contextualSpacing/>
              <w:cnfStyle w:val="000000000000" w:firstRow="0" w:lastRow="0" w:firstColumn="0" w:lastColumn="0" w:oddVBand="0" w:evenVBand="0" w:oddHBand="0" w:evenHBand="0" w:firstRowFirstColumn="0" w:firstRowLastColumn="0" w:lastRowFirstColumn="0" w:lastRowLastColumn="0"/>
              <w:rPr>
                <w:i/>
                <w:iCs/>
              </w:rPr>
            </w:pPr>
            <w:r w:rsidRPr="004F21F1">
              <w:rPr>
                <w:i/>
                <w:iCs/>
              </w:rPr>
              <w:t>Specifically, those edits to the RR 665 language would include deleting the words “wind generation” in Sections III.A.4.i and III.A.4.ii of Attachment J in the proposed RR 665 Tariff language</w:t>
            </w:r>
          </w:p>
        </w:tc>
      </w:tr>
      <w:tr w:rsidR="004F21F1" w14:paraId="4A354267" w14:textId="77777777" w:rsidTr="004F21F1">
        <w:trPr>
          <w:cnfStyle w:val="000000100000" w:firstRow="0" w:lastRow="0" w:firstColumn="0" w:lastColumn="0" w:oddVBand="0" w:evenVBand="0" w:oddHBand="1" w:evenHBand="0" w:firstRowFirstColumn="0" w:firstRowLastColumn="0" w:lastRowFirstColumn="0" w:lastRowLastColumn="0"/>
          <w:cantSplit/>
          <w:trHeight w:val="674"/>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55435EFB" w14:textId="77777777" w:rsidR="004F21F1" w:rsidRPr="00CA754B" w:rsidRDefault="004F21F1" w:rsidP="00FE7259">
            <w:pPr>
              <w:spacing w:after="0"/>
              <w:contextualSpacing/>
              <w:rPr>
                <w:b w:val="0"/>
              </w:rPr>
            </w:pPr>
            <w:r>
              <w:rPr>
                <w:b w:val="0"/>
              </w:rPr>
              <w:t>Cost allocation-</w:t>
            </w:r>
            <w:r w:rsidRPr="00CA754B">
              <w:rPr>
                <w:b w:val="0"/>
              </w:rPr>
              <w:t>related concerns</w:t>
            </w:r>
          </w:p>
        </w:tc>
        <w:tc>
          <w:tcPr>
            <w:tcW w:w="8005" w:type="dxa"/>
            <w:vAlign w:val="center"/>
          </w:tcPr>
          <w:p w14:paraId="149F9C20" w14:textId="77777777" w:rsidR="004F21F1" w:rsidRDefault="004F21F1" w:rsidP="00FE7259">
            <w:pPr>
              <w:spacing w:after="0"/>
              <w:contextualSpacing/>
              <w:cnfStyle w:val="000000100000" w:firstRow="0" w:lastRow="0" w:firstColumn="0" w:lastColumn="0" w:oddVBand="0" w:evenVBand="0" w:oddHBand="1" w:evenHBand="0" w:firstRowFirstColumn="0" w:firstRowLastColumn="0" w:lastRowFirstColumn="0" w:lastRowLastColumn="0"/>
            </w:pPr>
            <w:r>
              <w:t>None</w:t>
            </w:r>
          </w:p>
        </w:tc>
      </w:tr>
      <w:tr w:rsidR="004F21F1" w14:paraId="76261BD9" w14:textId="77777777" w:rsidTr="004F21F1">
        <w:trPr>
          <w:cantSplit/>
          <w:trHeight w:val="43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78414DE5" w14:textId="77777777" w:rsidR="004F21F1" w:rsidRPr="00CA754B" w:rsidRDefault="004F21F1" w:rsidP="00FE7259">
            <w:pPr>
              <w:spacing w:after="0"/>
              <w:contextualSpacing/>
              <w:rPr>
                <w:b w:val="0"/>
              </w:rPr>
            </w:pPr>
            <w:r w:rsidRPr="00CA754B">
              <w:rPr>
                <w:b w:val="0"/>
              </w:rPr>
              <w:t>Action</w:t>
            </w:r>
          </w:p>
        </w:tc>
        <w:tc>
          <w:tcPr>
            <w:tcW w:w="8005" w:type="dxa"/>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4F21F1" w:rsidRPr="00CE7B73" w14:paraId="1306D22C" w14:textId="77777777" w:rsidTr="00FE7259">
              <w:trPr>
                <w:trHeight w:val="288"/>
              </w:trPr>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7C563A48" w14:textId="77777777" w:rsidR="004F21F1" w:rsidRPr="00CE7B73" w:rsidRDefault="004F21F1" w:rsidP="00FE7259">
                  <w:r>
                    <w:t>Approved</w:t>
                  </w:r>
                </w:p>
              </w:tc>
            </w:tr>
          </w:tbl>
          <w:p w14:paraId="07B998C3" w14:textId="77777777" w:rsidR="004F21F1" w:rsidRPr="00CE7B73" w:rsidRDefault="004F21F1" w:rsidP="00FE7259">
            <w:pPr>
              <w:spacing w:after="0"/>
              <w:contextualSpacing/>
              <w:cnfStyle w:val="000000000000" w:firstRow="0" w:lastRow="0" w:firstColumn="0" w:lastColumn="0" w:oddVBand="0" w:evenVBand="0" w:oddHBand="0" w:evenHBand="0" w:firstRowFirstColumn="0" w:firstRowLastColumn="0" w:lastRowFirstColumn="0" w:lastRowLastColumn="0"/>
            </w:pPr>
          </w:p>
        </w:tc>
      </w:tr>
      <w:tr w:rsidR="004F21F1" w14:paraId="3761B224" w14:textId="77777777" w:rsidTr="004F21F1">
        <w:trPr>
          <w:cnfStyle w:val="000000100000" w:firstRow="0" w:lastRow="0" w:firstColumn="0" w:lastColumn="0" w:oddVBand="0" w:evenVBand="0" w:oddHBand="1" w:evenHBand="0" w:firstRowFirstColumn="0" w:firstRowLastColumn="0" w:lastRowFirstColumn="0" w:lastRowLastColumn="0"/>
          <w:cantSplit/>
          <w:trHeight w:val="539"/>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F0737B6" w14:textId="77777777" w:rsidR="004F21F1" w:rsidRPr="00CA754B" w:rsidRDefault="004F21F1" w:rsidP="00FE7259">
            <w:pPr>
              <w:spacing w:after="0"/>
              <w:contextualSpacing/>
              <w:rPr>
                <w:b w:val="0"/>
              </w:rPr>
            </w:pPr>
            <w:r w:rsidRPr="00CA754B">
              <w:rPr>
                <w:b w:val="0"/>
              </w:rPr>
              <w:t>Abstained</w:t>
            </w:r>
          </w:p>
        </w:tc>
        <w:tc>
          <w:tcPr>
            <w:tcW w:w="8005" w:type="dxa"/>
            <w:vAlign w:val="center"/>
          </w:tcPr>
          <w:p w14:paraId="42F11FE7" w14:textId="77777777" w:rsidR="004F21F1" w:rsidRDefault="004F21F1" w:rsidP="00FE7259">
            <w:pPr>
              <w:spacing w:after="0"/>
              <w:contextualSpacing/>
              <w:cnfStyle w:val="000000100000" w:firstRow="0" w:lastRow="0" w:firstColumn="0" w:lastColumn="0" w:oddVBand="0" w:evenVBand="0" w:oddHBand="1" w:evenHBand="0" w:firstRowFirstColumn="0" w:firstRowLastColumn="0" w:lastRowFirstColumn="0" w:lastRowLastColumn="0"/>
            </w:pPr>
            <w:r>
              <w:t>2 (LPSC, PUCT)</w:t>
            </w:r>
          </w:p>
        </w:tc>
      </w:tr>
      <w:tr w:rsidR="004F21F1" w14:paraId="4F9B6A12" w14:textId="77777777" w:rsidTr="004F21F1">
        <w:trPr>
          <w:cantSplit/>
          <w:trHeight w:val="44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39FBE506" w14:textId="77777777" w:rsidR="004F21F1" w:rsidRPr="00CA754B" w:rsidRDefault="004F21F1" w:rsidP="00FE7259">
            <w:pPr>
              <w:spacing w:after="0"/>
              <w:contextualSpacing/>
              <w:rPr>
                <w:b w:val="0"/>
              </w:rPr>
            </w:pPr>
            <w:r w:rsidRPr="00CA754B">
              <w:rPr>
                <w:b w:val="0"/>
              </w:rPr>
              <w:t>Opposed</w:t>
            </w:r>
          </w:p>
        </w:tc>
        <w:tc>
          <w:tcPr>
            <w:tcW w:w="8005" w:type="dxa"/>
            <w:vAlign w:val="center"/>
          </w:tcPr>
          <w:p w14:paraId="0F8DD7C5" w14:textId="77777777" w:rsidR="004F21F1" w:rsidRDefault="004F21F1" w:rsidP="00FE7259">
            <w:pPr>
              <w:spacing w:after="0"/>
              <w:contextualSpacing/>
              <w:cnfStyle w:val="000000000000" w:firstRow="0" w:lastRow="0" w:firstColumn="0" w:lastColumn="0" w:oddVBand="0" w:evenVBand="0" w:oddHBand="0" w:evenHBand="0" w:firstRowFirstColumn="0" w:firstRowLastColumn="0" w:lastRowFirstColumn="0" w:lastRowLastColumn="0"/>
            </w:pPr>
            <w:r>
              <w:t>0</w:t>
            </w:r>
          </w:p>
        </w:tc>
      </w:tr>
      <w:tr w:rsidR="004F21F1" w14:paraId="13E8445E" w14:textId="77777777" w:rsidTr="004F21F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95" w:type="dxa"/>
            <w:gridSpan w:val="2"/>
          </w:tcPr>
          <w:p w14:paraId="184115A6" w14:textId="77777777" w:rsidR="004F21F1" w:rsidRPr="00CA754B" w:rsidRDefault="004F21F1" w:rsidP="00FE7259">
            <w:pPr>
              <w:rPr>
                <w:b w:val="0"/>
              </w:rPr>
            </w:pPr>
            <w:r w:rsidRPr="00CA754B">
              <w:rPr>
                <w:b w:val="0"/>
              </w:rPr>
              <w:t xml:space="preserve">Reason for </w:t>
            </w:r>
            <w:r>
              <w:rPr>
                <w:b w:val="0"/>
              </w:rPr>
              <w:t xml:space="preserve">each </w:t>
            </w:r>
            <w:r w:rsidRPr="00CA754B">
              <w:rPr>
                <w:b w:val="0"/>
              </w:rPr>
              <w:t>abstention/opposition</w:t>
            </w:r>
            <w:r>
              <w:rPr>
                <w:b w:val="0"/>
              </w:rPr>
              <w:t xml:space="preserve"> (if provided)</w:t>
            </w:r>
            <w:r w:rsidRPr="00CA754B">
              <w:rPr>
                <w:b w:val="0"/>
              </w:rPr>
              <w:t>:</w:t>
            </w:r>
            <w:r>
              <w:rPr>
                <w:b w:val="0"/>
              </w:rPr>
              <w:br/>
            </w:r>
          </w:p>
        </w:tc>
      </w:tr>
    </w:tbl>
    <w:p w14:paraId="7BB1AA7F" w14:textId="77777777" w:rsidR="004F21F1" w:rsidRDefault="004F21F1" w:rsidP="00833E5E">
      <w:pPr>
        <w:tabs>
          <w:tab w:val="clear" w:pos="2431"/>
        </w:tabs>
        <w:spacing w:after="160" w:line="259" w:lineRule="auto"/>
      </w:pPr>
    </w:p>
    <w:tbl>
      <w:tblPr>
        <w:tblStyle w:val="GridTable4-Accent2"/>
        <w:tblW w:w="0" w:type="auto"/>
        <w:tblInd w:w="-545" w:type="dxa"/>
        <w:tblLayout w:type="fixed"/>
        <w:tblLook w:val="04A0" w:firstRow="1" w:lastRow="0" w:firstColumn="1" w:lastColumn="0" w:noHBand="0" w:noVBand="1"/>
      </w:tblPr>
      <w:tblGrid>
        <w:gridCol w:w="1890"/>
        <w:gridCol w:w="90"/>
        <w:gridCol w:w="7915"/>
      </w:tblGrid>
      <w:tr w:rsidR="00630808" w14:paraId="65A158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3"/>
          </w:tcPr>
          <w:p w14:paraId="63739ED6" w14:textId="61E796DD" w:rsidR="00630808" w:rsidRDefault="00D72269">
            <w:r>
              <w:rPr>
                <w:sz w:val="24"/>
              </w:rPr>
              <w:t>Primary</w:t>
            </w:r>
            <w:r w:rsidR="00630808">
              <w:rPr>
                <w:sz w:val="24"/>
              </w:rPr>
              <w:t xml:space="preserve">: </w:t>
            </w:r>
            <w:r>
              <w:rPr>
                <w:sz w:val="24"/>
              </w:rPr>
              <w:t>Regional Tariff</w:t>
            </w:r>
            <w:r w:rsidR="00630808">
              <w:rPr>
                <w:sz w:val="24"/>
              </w:rPr>
              <w:t xml:space="preserve"> </w:t>
            </w:r>
            <w:r w:rsidR="00630808" w:rsidRPr="00F076A6">
              <w:rPr>
                <w:sz w:val="24"/>
              </w:rPr>
              <w:t>W</w:t>
            </w:r>
            <w:r w:rsidR="00630808">
              <w:rPr>
                <w:sz w:val="24"/>
              </w:rPr>
              <w:t xml:space="preserve">orking </w:t>
            </w:r>
            <w:r w:rsidR="00630808" w:rsidRPr="00F076A6">
              <w:rPr>
                <w:sz w:val="24"/>
              </w:rPr>
              <w:t>G</w:t>
            </w:r>
            <w:r w:rsidR="00630808">
              <w:rPr>
                <w:sz w:val="24"/>
              </w:rPr>
              <w:t>roup</w:t>
            </w:r>
          </w:p>
        </w:tc>
      </w:tr>
      <w:tr w:rsidR="0035341E" w14:paraId="32CE7D27" w14:textId="77777777" w:rsidTr="0063080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79BDA78C" w14:textId="77777777" w:rsidR="0035341E" w:rsidRPr="00CA754B" w:rsidRDefault="0035341E" w:rsidP="0035341E">
            <w:pPr>
              <w:spacing w:after="0"/>
              <w:contextualSpacing/>
              <w:rPr>
                <w:b w:val="0"/>
              </w:rPr>
            </w:pPr>
            <w:r w:rsidRPr="00CA754B">
              <w:rPr>
                <w:b w:val="0"/>
              </w:rPr>
              <w:t>Date</w:t>
            </w:r>
          </w:p>
        </w:tc>
        <w:tc>
          <w:tcPr>
            <w:tcW w:w="7915" w:type="dxa"/>
            <w:vAlign w:val="center"/>
          </w:tcPr>
          <w:p w14:paraId="7BD19859" w14:textId="4FB24F4A" w:rsidR="0035341E" w:rsidRPr="00CE7B73" w:rsidRDefault="003646B7" w:rsidP="0035341E">
            <w:pPr>
              <w:spacing w:after="0"/>
              <w:contextualSpacing/>
              <w:cnfStyle w:val="000000100000" w:firstRow="0" w:lastRow="0" w:firstColumn="0" w:lastColumn="0" w:oddVBand="0" w:evenVBand="0" w:oddHBand="1" w:evenHBand="0" w:firstRowFirstColumn="0" w:firstRowLastColumn="0" w:lastRowFirstColumn="0" w:lastRowLastColumn="0"/>
            </w:pPr>
            <w:r>
              <w:t>3/20/2025</w:t>
            </w:r>
          </w:p>
        </w:tc>
      </w:tr>
      <w:tr w:rsidR="0035341E" w14:paraId="0B99C721" w14:textId="77777777" w:rsidTr="00630808">
        <w:trPr>
          <w:trHeight w:val="521"/>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36A40D85" w14:textId="77777777" w:rsidR="0035341E" w:rsidRPr="00CA754B" w:rsidRDefault="0035341E" w:rsidP="0035341E">
            <w:pPr>
              <w:spacing w:after="0"/>
              <w:contextualSpacing/>
              <w:rPr>
                <w:b w:val="0"/>
              </w:rPr>
            </w:pPr>
            <w:r w:rsidRPr="00CA754B">
              <w:rPr>
                <w:b w:val="0"/>
              </w:rPr>
              <w:t>Motion</w:t>
            </w:r>
          </w:p>
        </w:tc>
        <w:tc>
          <w:tcPr>
            <w:tcW w:w="7915" w:type="dxa"/>
            <w:vAlign w:val="center"/>
          </w:tcPr>
          <w:p w14:paraId="4EA784AD" w14:textId="069898F0" w:rsidR="0035341E" w:rsidRPr="00CE7B73" w:rsidRDefault="003646B7" w:rsidP="0035341E">
            <w:pPr>
              <w:spacing w:after="0"/>
              <w:contextualSpacing/>
              <w:cnfStyle w:val="000000000000" w:firstRow="0" w:lastRow="0" w:firstColumn="0" w:lastColumn="0" w:oddVBand="0" w:evenVBand="0" w:oddHBand="0" w:evenHBand="0" w:firstRowFirstColumn="0" w:firstRowLastColumn="0" w:lastRowFirstColumn="0" w:lastRowLastColumn="0"/>
            </w:pPr>
            <w:r w:rsidRPr="003646B7">
              <w:rPr>
                <w:iCs/>
              </w:rPr>
              <w:t>To approve RR 665 as modified at the March 20, 2025 RTWG meeting as implementing the HITT C1 recommendation</w:t>
            </w:r>
          </w:p>
        </w:tc>
      </w:tr>
      <w:tr w:rsidR="0035341E" w14:paraId="6C9362B2" w14:textId="77777777" w:rsidTr="00630808">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2578EE25" w14:textId="36A2DCFE" w:rsidR="0035341E" w:rsidRPr="00CA754B" w:rsidRDefault="00593614" w:rsidP="0035341E">
            <w:pPr>
              <w:spacing w:after="0"/>
              <w:contextualSpacing/>
              <w:rPr>
                <w:b w:val="0"/>
              </w:rPr>
            </w:pPr>
            <w:r>
              <w:rPr>
                <w:b w:val="0"/>
              </w:rPr>
              <w:t>Tariff</w:t>
            </w:r>
            <w:r w:rsidR="0035341E">
              <w:rPr>
                <w:b w:val="0"/>
              </w:rPr>
              <w:t>-</w:t>
            </w:r>
            <w:r w:rsidR="0035341E" w:rsidRPr="00CA754B">
              <w:rPr>
                <w:b w:val="0"/>
              </w:rPr>
              <w:t>related concerns</w:t>
            </w:r>
          </w:p>
        </w:tc>
        <w:tc>
          <w:tcPr>
            <w:tcW w:w="7915" w:type="dxa"/>
            <w:vAlign w:val="center"/>
          </w:tcPr>
          <w:p w14:paraId="2B54BAEA" w14:textId="181FC0D3" w:rsidR="0035341E" w:rsidRDefault="003646B7" w:rsidP="0035341E">
            <w:pPr>
              <w:spacing w:after="0"/>
              <w:contextualSpacing/>
              <w:cnfStyle w:val="000000100000" w:firstRow="0" w:lastRow="0" w:firstColumn="0" w:lastColumn="0" w:oddVBand="0" w:evenVBand="0" w:oddHBand="1" w:evenHBand="0" w:firstRowFirstColumn="0" w:firstRowLastColumn="0" w:lastRowFirstColumn="0" w:lastRowLastColumn="0"/>
            </w:pPr>
            <w:r>
              <w:t>None</w:t>
            </w:r>
          </w:p>
        </w:tc>
      </w:tr>
      <w:tr w:rsidR="00D4137D" w14:paraId="2E1C47AF" w14:textId="77777777" w:rsidTr="00372CFD">
        <w:trPr>
          <w:trHeight w:val="43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8BFACED" w14:textId="77777777" w:rsidR="00D4137D" w:rsidRPr="00CA754B" w:rsidRDefault="00D4137D" w:rsidP="00372CFD">
            <w:pPr>
              <w:spacing w:after="0"/>
              <w:contextualSpacing/>
              <w:rPr>
                <w:b w:val="0"/>
              </w:rPr>
            </w:pPr>
            <w:bookmarkStart w:id="2" w:name="_Hlk177634901"/>
            <w:r w:rsidRPr="00CA754B">
              <w:rPr>
                <w:b w:val="0"/>
              </w:rPr>
              <w:t>Action</w:t>
            </w:r>
          </w:p>
        </w:tc>
        <w:tc>
          <w:tcPr>
            <w:tcW w:w="8005" w:type="dxa"/>
            <w:gridSpan w:val="2"/>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D4137D" w:rsidRPr="00CE7B73" w14:paraId="678768DE" w14:textId="77777777" w:rsidTr="00372CFD">
              <w:trPr>
                <w:trHeight w:val="288"/>
              </w:trPr>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0C59AE7B" w14:textId="678CF0EA" w:rsidR="00D4137D" w:rsidRPr="00CE7B73" w:rsidRDefault="003646B7" w:rsidP="00372CFD">
                  <w:r>
                    <w:t>Approved</w:t>
                  </w:r>
                </w:p>
              </w:tc>
            </w:tr>
          </w:tbl>
          <w:p w14:paraId="50CEF1BA" w14:textId="77777777" w:rsidR="00D4137D" w:rsidRPr="00CE7B73" w:rsidRDefault="00D4137D" w:rsidP="00372CFD">
            <w:pPr>
              <w:spacing w:after="0"/>
              <w:contextualSpacing/>
              <w:cnfStyle w:val="000000000000" w:firstRow="0" w:lastRow="0" w:firstColumn="0" w:lastColumn="0" w:oddVBand="0" w:evenVBand="0" w:oddHBand="0" w:evenHBand="0" w:firstRowFirstColumn="0" w:firstRowLastColumn="0" w:lastRowFirstColumn="0" w:lastRowLastColumn="0"/>
            </w:pPr>
          </w:p>
        </w:tc>
      </w:tr>
      <w:bookmarkEnd w:id="2"/>
      <w:tr w:rsidR="0035341E" w14:paraId="636A1C84" w14:textId="77777777" w:rsidTr="00630808">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230ABB1B" w14:textId="77777777" w:rsidR="0035341E" w:rsidRPr="00CA754B" w:rsidRDefault="0035341E" w:rsidP="0035341E">
            <w:pPr>
              <w:spacing w:after="0"/>
              <w:contextualSpacing/>
              <w:rPr>
                <w:b w:val="0"/>
              </w:rPr>
            </w:pPr>
            <w:r w:rsidRPr="00CA754B">
              <w:rPr>
                <w:b w:val="0"/>
              </w:rPr>
              <w:t>Abstained</w:t>
            </w:r>
          </w:p>
        </w:tc>
        <w:tc>
          <w:tcPr>
            <w:tcW w:w="7915" w:type="dxa"/>
            <w:vAlign w:val="center"/>
          </w:tcPr>
          <w:p w14:paraId="6DB8BE51" w14:textId="19A2845A" w:rsidR="0035341E" w:rsidRDefault="003646B7" w:rsidP="0035341E">
            <w:pPr>
              <w:spacing w:after="0"/>
              <w:contextualSpacing/>
              <w:cnfStyle w:val="000000100000" w:firstRow="0" w:lastRow="0" w:firstColumn="0" w:lastColumn="0" w:oddVBand="0" w:evenVBand="0" w:oddHBand="1" w:evenHBand="0" w:firstRowFirstColumn="0" w:firstRowLastColumn="0" w:lastRowFirstColumn="0" w:lastRowLastColumn="0"/>
            </w:pPr>
            <w:r>
              <w:t xml:space="preserve">2 </w:t>
            </w:r>
            <w:r w:rsidRPr="003646B7">
              <w:t>(AEP, OGE)</w:t>
            </w:r>
          </w:p>
        </w:tc>
      </w:tr>
      <w:tr w:rsidR="0035341E" w14:paraId="524E0069" w14:textId="77777777" w:rsidTr="00630808">
        <w:trPr>
          <w:trHeight w:val="440"/>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78D4CDCA" w14:textId="77777777" w:rsidR="0035341E" w:rsidRPr="00CA754B" w:rsidRDefault="0035341E" w:rsidP="0035341E">
            <w:pPr>
              <w:spacing w:after="0"/>
              <w:contextualSpacing/>
              <w:rPr>
                <w:b w:val="0"/>
              </w:rPr>
            </w:pPr>
            <w:r w:rsidRPr="00CA754B">
              <w:rPr>
                <w:b w:val="0"/>
              </w:rPr>
              <w:t>Opposed</w:t>
            </w:r>
          </w:p>
        </w:tc>
        <w:tc>
          <w:tcPr>
            <w:tcW w:w="7915" w:type="dxa"/>
            <w:vAlign w:val="center"/>
          </w:tcPr>
          <w:p w14:paraId="16E7B66C" w14:textId="5B222589" w:rsidR="0035341E" w:rsidRDefault="003646B7" w:rsidP="0035341E">
            <w:pPr>
              <w:spacing w:after="0"/>
              <w:contextualSpacing/>
              <w:cnfStyle w:val="000000000000" w:firstRow="0" w:lastRow="0" w:firstColumn="0" w:lastColumn="0" w:oddVBand="0" w:evenVBand="0" w:oddHBand="0" w:evenHBand="0" w:firstRowFirstColumn="0" w:firstRowLastColumn="0" w:lastRowFirstColumn="0" w:lastRowLastColumn="0"/>
            </w:pPr>
            <w:r>
              <w:t xml:space="preserve">2 </w:t>
            </w:r>
            <w:r w:rsidRPr="003646B7">
              <w:t>(LES, OPPD)</w:t>
            </w:r>
          </w:p>
        </w:tc>
      </w:tr>
      <w:tr w:rsidR="00630808" w14:paraId="6849D2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3"/>
          </w:tcPr>
          <w:p w14:paraId="09A03CF8" w14:textId="77777777" w:rsidR="003646B7" w:rsidRDefault="00630808">
            <w:pPr>
              <w:rPr>
                <w:bCs w:val="0"/>
              </w:rPr>
            </w:pPr>
            <w:r w:rsidRPr="00CA754B">
              <w:rPr>
                <w:b w:val="0"/>
              </w:rPr>
              <w:t xml:space="preserve">Reason for </w:t>
            </w:r>
            <w:r w:rsidR="003646B7">
              <w:rPr>
                <w:b w:val="0"/>
              </w:rPr>
              <w:t>opposing:</w:t>
            </w:r>
          </w:p>
          <w:p w14:paraId="1572984F" w14:textId="011D391F" w:rsidR="00630808" w:rsidRPr="00CA754B" w:rsidRDefault="003646B7">
            <w:pPr>
              <w:rPr>
                <w:b w:val="0"/>
              </w:rPr>
            </w:pPr>
            <w:r>
              <w:rPr>
                <w:bCs w:val="0"/>
              </w:rPr>
              <w:t>OPPD:</w:t>
            </w:r>
            <w:r>
              <w:rPr>
                <w:b w:val="0"/>
              </w:rPr>
              <w:t xml:space="preserve"> </w:t>
            </w:r>
            <w:r w:rsidRPr="003646B7">
              <w:rPr>
                <w:b w:val="0"/>
              </w:rPr>
              <w:t xml:space="preserve">OPPD voted against this RR in the RTWG because OPPD is fundamentally opposed to the creation of subregions for cost allocation, and we were opposed to the concept of decoupling schedule 9&amp;11 since it was first introduced with the initial HITT recommendations. OPPD has historically asked for insight into the impacts of this change, (along with other cost allocation changes) would have on zonal load.  Paired with the CPP, the impacts to C1 may drastically impact our </w:t>
            </w:r>
            <w:r w:rsidRPr="003646B7">
              <w:rPr>
                <w:b w:val="0"/>
              </w:rPr>
              <w:t>customers pocketbook</w:t>
            </w:r>
            <w:r w:rsidRPr="003646B7">
              <w:rPr>
                <w:b w:val="0"/>
              </w:rPr>
              <w:t xml:space="preserve"> and without the analysis showing how they would be impacted (once enacted) it is not in our best interest (or our zonal load) to agree to write a blank check to support this change.</w:t>
            </w:r>
          </w:p>
        </w:tc>
      </w:tr>
    </w:tbl>
    <w:p w14:paraId="027FA900" w14:textId="274FDCE0" w:rsidR="003C6D28" w:rsidRDefault="003C6D28" w:rsidP="00833E5E">
      <w:pPr>
        <w:tabs>
          <w:tab w:val="clear" w:pos="2431"/>
        </w:tabs>
        <w:spacing w:after="160" w:line="259" w:lineRule="auto"/>
      </w:pPr>
    </w:p>
    <w:tbl>
      <w:tblPr>
        <w:tblStyle w:val="GridTable4-Accent2"/>
        <w:tblW w:w="0" w:type="auto"/>
        <w:tblInd w:w="-545" w:type="dxa"/>
        <w:tblLayout w:type="fixed"/>
        <w:tblLook w:val="04A0" w:firstRow="1" w:lastRow="0" w:firstColumn="1" w:lastColumn="0" w:noHBand="0" w:noVBand="1"/>
      </w:tblPr>
      <w:tblGrid>
        <w:gridCol w:w="1890"/>
        <w:gridCol w:w="90"/>
        <w:gridCol w:w="7915"/>
      </w:tblGrid>
      <w:tr w:rsidR="00630808" w14:paraId="4C213D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3"/>
          </w:tcPr>
          <w:p w14:paraId="13E826B2" w14:textId="1D24D77B" w:rsidR="00630808" w:rsidRDefault="00D72269">
            <w:r>
              <w:rPr>
                <w:sz w:val="24"/>
              </w:rPr>
              <w:lastRenderedPageBreak/>
              <w:t>Secondary</w:t>
            </w:r>
            <w:r w:rsidR="00630808">
              <w:rPr>
                <w:sz w:val="24"/>
              </w:rPr>
              <w:t xml:space="preserve">: </w:t>
            </w:r>
            <w:r w:rsidR="00593614">
              <w:rPr>
                <w:sz w:val="24"/>
              </w:rPr>
              <w:t>Economic Studies</w:t>
            </w:r>
            <w:r w:rsidR="00630808">
              <w:rPr>
                <w:sz w:val="24"/>
              </w:rPr>
              <w:t xml:space="preserve"> </w:t>
            </w:r>
            <w:r w:rsidR="00630808" w:rsidRPr="00F076A6">
              <w:rPr>
                <w:sz w:val="24"/>
              </w:rPr>
              <w:t>W</w:t>
            </w:r>
            <w:r w:rsidR="00630808">
              <w:rPr>
                <w:sz w:val="24"/>
              </w:rPr>
              <w:t xml:space="preserve">orking </w:t>
            </w:r>
            <w:r w:rsidR="00630808" w:rsidRPr="00F076A6">
              <w:rPr>
                <w:sz w:val="24"/>
              </w:rPr>
              <w:t>G</w:t>
            </w:r>
            <w:r w:rsidR="00630808">
              <w:rPr>
                <w:sz w:val="24"/>
              </w:rPr>
              <w:t>roup</w:t>
            </w:r>
          </w:p>
        </w:tc>
      </w:tr>
      <w:tr w:rsidR="00DC4587" w14:paraId="248C6C7B" w14:textId="7777777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3249D1DA" w14:textId="77777777" w:rsidR="00DC4587" w:rsidRPr="00CA754B" w:rsidRDefault="00DC4587" w:rsidP="00DC4587">
            <w:pPr>
              <w:spacing w:after="0"/>
              <w:contextualSpacing/>
              <w:rPr>
                <w:b w:val="0"/>
              </w:rPr>
            </w:pPr>
            <w:r w:rsidRPr="00CA754B">
              <w:rPr>
                <w:b w:val="0"/>
              </w:rPr>
              <w:t>Date</w:t>
            </w:r>
          </w:p>
        </w:tc>
        <w:tc>
          <w:tcPr>
            <w:tcW w:w="7915" w:type="dxa"/>
            <w:vAlign w:val="center"/>
          </w:tcPr>
          <w:p w14:paraId="55046465" w14:textId="60D5485D" w:rsidR="00DC4587" w:rsidRPr="00CE7B73" w:rsidRDefault="00593614" w:rsidP="00DC4587">
            <w:pPr>
              <w:spacing w:after="0"/>
              <w:contextualSpacing/>
              <w:cnfStyle w:val="000000100000" w:firstRow="0" w:lastRow="0" w:firstColumn="0" w:lastColumn="0" w:oddVBand="0" w:evenVBand="0" w:oddHBand="1" w:evenHBand="0" w:firstRowFirstColumn="0" w:firstRowLastColumn="0" w:lastRowFirstColumn="0" w:lastRowLastColumn="0"/>
            </w:pPr>
            <w:r>
              <w:t>2/21/2025</w:t>
            </w:r>
          </w:p>
        </w:tc>
      </w:tr>
      <w:tr w:rsidR="00DC4587" w14:paraId="3A1DE9E4" w14:textId="77777777">
        <w:trPr>
          <w:trHeight w:val="521"/>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3A2A72D7" w14:textId="77777777" w:rsidR="00DC4587" w:rsidRPr="00CA754B" w:rsidRDefault="00DC4587" w:rsidP="00DC4587">
            <w:pPr>
              <w:spacing w:after="0"/>
              <w:contextualSpacing/>
              <w:rPr>
                <w:b w:val="0"/>
              </w:rPr>
            </w:pPr>
            <w:r w:rsidRPr="00CA754B">
              <w:rPr>
                <w:b w:val="0"/>
              </w:rPr>
              <w:t>Motion</w:t>
            </w:r>
          </w:p>
        </w:tc>
        <w:tc>
          <w:tcPr>
            <w:tcW w:w="7915" w:type="dxa"/>
            <w:vAlign w:val="center"/>
          </w:tcPr>
          <w:p w14:paraId="098478E0" w14:textId="46663BCB" w:rsidR="00DC4587" w:rsidRPr="00CE7B73" w:rsidRDefault="00593614" w:rsidP="00DC4587">
            <w:pPr>
              <w:spacing w:after="0"/>
              <w:contextualSpacing/>
              <w:cnfStyle w:val="000000000000" w:firstRow="0" w:lastRow="0" w:firstColumn="0" w:lastColumn="0" w:oddVBand="0" w:evenVBand="0" w:oddHBand="0" w:evenHBand="0" w:firstRowFirstColumn="0" w:firstRowLastColumn="0" w:lastRowFirstColumn="0" w:lastRowLastColumn="0"/>
            </w:pPr>
            <w:r>
              <w:t>To approve the addition of the word “subregional” in Section III.7.d.v of Attachment O as part of the RR 665 (HITT C1 Implementation) revisions</w:t>
            </w:r>
          </w:p>
        </w:tc>
      </w:tr>
      <w:tr w:rsidR="00DC4587" w14:paraId="4AD95F24" w14:textId="77777777">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28A2925E" w14:textId="6ACE94D9" w:rsidR="00DC4587" w:rsidRPr="00CA754B" w:rsidRDefault="00593614" w:rsidP="00DC4587">
            <w:pPr>
              <w:spacing w:after="0"/>
              <w:contextualSpacing/>
              <w:rPr>
                <w:b w:val="0"/>
              </w:rPr>
            </w:pPr>
            <w:r>
              <w:rPr>
                <w:b w:val="0"/>
              </w:rPr>
              <w:t>Economic planning</w:t>
            </w:r>
            <w:r w:rsidR="00DC4587">
              <w:rPr>
                <w:b w:val="0"/>
              </w:rPr>
              <w:t>-</w:t>
            </w:r>
            <w:r w:rsidR="00DC4587" w:rsidRPr="00CA754B">
              <w:rPr>
                <w:b w:val="0"/>
              </w:rPr>
              <w:t>related concerns</w:t>
            </w:r>
          </w:p>
        </w:tc>
        <w:tc>
          <w:tcPr>
            <w:tcW w:w="7915" w:type="dxa"/>
            <w:vAlign w:val="center"/>
          </w:tcPr>
          <w:p w14:paraId="7FD5DF02" w14:textId="2B3A86B0" w:rsidR="00DC4587" w:rsidRDefault="00593614" w:rsidP="00DC4587">
            <w:pPr>
              <w:spacing w:after="0"/>
              <w:contextualSpacing/>
              <w:cnfStyle w:val="000000100000" w:firstRow="0" w:lastRow="0" w:firstColumn="0" w:lastColumn="0" w:oddVBand="0" w:evenVBand="0" w:oddHBand="1" w:evenHBand="0" w:firstRowFirstColumn="0" w:firstRowLastColumn="0" w:lastRowFirstColumn="0" w:lastRowLastColumn="0"/>
            </w:pPr>
            <w:r>
              <w:t>None</w:t>
            </w:r>
          </w:p>
        </w:tc>
      </w:tr>
      <w:tr w:rsidR="00D4137D" w14:paraId="30B2CE8C" w14:textId="77777777" w:rsidTr="00372CFD">
        <w:trPr>
          <w:trHeight w:val="43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6D996E0A" w14:textId="77777777" w:rsidR="00D4137D" w:rsidRPr="00CA754B" w:rsidRDefault="00D4137D" w:rsidP="00372CFD">
            <w:pPr>
              <w:spacing w:after="0"/>
              <w:contextualSpacing/>
              <w:rPr>
                <w:b w:val="0"/>
              </w:rPr>
            </w:pPr>
            <w:r w:rsidRPr="00CA754B">
              <w:rPr>
                <w:b w:val="0"/>
              </w:rPr>
              <w:t>Action</w:t>
            </w:r>
          </w:p>
        </w:tc>
        <w:tc>
          <w:tcPr>
            <w:tcW w:w="8005" w:type="dxa"/>
            <w:gridSpan w:val="2"/>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D4137D" w:rsidRPr="00CE7B73" w14:paraId="7AD8F16B" w14:textId="77777777" w:rsidTr="00372CFD">
              <w:trPr>
                <w:trHeight w:val="288"/>
              </w:trPr>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321F6E58" w14:textId="62BC5829" w:rsidR="00D4137D" w:rsidRPr="00CE7B73" w:rsidRDefault="00593614" w:rsidP="00372CFD">
                  <w:r>
                    <w:t>Approved</w:t>
                  </w:r>
                </w:p>
              </w:tc>
            </w:tr>
          </w:tbl>
          <w:p w14:paraId="6FB292B3" w14:textId="77777777" w:rsidR="00D4137D" w:rsidRPr="00CE7B73" w:rsidRDefault="00D4137D" w:rsidP="00372CFD">
            <w:pPr>
              <w:spacing w:after="0"/>
              <w:contextualSpacing/>
              <w:cnfStyle w:val="000000000000" w:firstRow="0" w:lastRow="0" w:firstColumn="0" w:lastColumn="0" w:oddVBand="0" w:evenVBand="0" w:oddHBand="0" w:evenHBand="0" w:firstRowFirstColumn="0" w:firstRowLastColumn="0" w:lastRowFirstColumn="0" w:lastRowLastColumn="0"/>
            </w:pPr>
          </w:p>
        </w:tc>
      </w:tr>
      <w:tr w:rsidR="00DC4587" w14:paraId="5FB42BA6" w14:textId="77777777">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64E41BA7" w14:textId="77777777" w:rsidR="00DC4587" w:rsidRPr="00CA754B" w:rsidRDefault="00DC4587" w:rsidP="00DC4587">
            <w:pPr>
              <w:spacing w:after="0"/>
              <w:contextualSpacing/>
              <w:rPr>
                <w:b w:val="0"/>
              </w:rPr>
            </w:pPr>
            <w:r w:rsidRPr="00CA754B">
              <w:rPr>
                <w:b w:val="0"/>
              </w:rPr>
              <w:t>Abstained</w:t>
            </w:r>
          </w:p>
        </w:tc>
        <w:tc>
          <w:tcPr>
            <w:tcW w:w="7915" w:type="dxa"/>
            <w:vAlign w:val="center"/>
          </w:tcPr>
          <w:p w14:paraId="1E05CDC8" w14:textId="27127CF8" w:rsidR="00DC4587" w:rsidRDefault="00593614" w:rsidP="00DC4587">
            <w:pPr>
              <w:spacing w:after="0"/>
              <w:contextualSpacing/>
              <w:cnfStyle w:val="000000100000" w:firstRow="0" w:lastRow="0" w:firstColumn="0" w:lastColumn="0" w:oddVBand="0" w:evenVBand="0" w:oddHBand="1" w:evenHBand="0" w:firstRowFirstColumn="0" w:firstRowLastColumn="0" w:lastRowFirstColumn="0" w:lastRowLastColumn="0"/>
            </w:pPr>
            <w:r>
              <w:t>4 (AEP, LES, OGE, OPPD)</w:t>
            </w:r>
          </w:p>
        </w:tc>
      </w:tr>
      <w:tr w:rsidR="00DC4587" w14:paraId="43A9C6E8" w14:textId="77777777">
        <w:trPr>
          <w:trHeight w:val="440"/>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1DFB6FC6" w14:textId="77777777" w:rsidR="00DC4587" w:rsidRPr="00CA754B" w:rsidRDefault="00DC4587" w:rsidP="00DC4587">
            <w:pPr>
              <w:spacing w:after="0"/>
              <w:contextualSpacing/>
              <w:rPr>
                <w:b w:val="0"/>
              </w:rPr>
            </w:pPr>
            <w:r w:rsidRPr="00CA754B">
              <w:rPr>
                <w:b w:val="0"/>
              </w:rPr>
              <w:t>Opposed</w:t>
            </w:r>
          </w:p>
        </w:tc>
        <w:tc>
          <w:tcPr>
            <w:tcW w:w="7915" w:type="dxa"/>
            <w:vAlign w:val="center"/>
          </w:tcPr>
          <w:p w14:paraId="51FBCB0E" w14:textId="0B510419" w:rsidR="00DC4587" w:rsidRDefault="00593614" w:rsidP="00DC4587">
            <w:pPr>
              <w:spacing w:after="0"/>
              <w:contextualSpacing/>
              <w:cnfStyle w:val="000000000000" w:firstRow="0" w:lastRow="0" w:firstColumn="0" w:lastColumn="0" w:oddVBand="0" w:evenVBand="0" w:oddHBand="0" w:evenHBand="0" w:firstRowFirstColumn="0" w:firstRowLastColumn="0" w:lastRowFirstColumn="0" w:lastRowLastColumn="0"/>
            </w:pPr>
            <w:r>
              <w:t>0</w:t>
            </w:r>
          </w:p>
        </w:tc>
      </w:tr>
      <w:tr w:rsidR="00630808" w14:paraId="3C440A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3"/>
          </w:tcPr>
          <w:p w14:paraId="63407E8E" w14:textId="06EE2DEF" w:rsidR="00630808" w:rsidRPr="00CA754B" w:rsidRDefault="00630808">
            <w:pPr>
              <w:rPr>
                <w:b w:val="0"/>
              </w:rPr>
            </w:pPr>
            <w:r w:rsidRPr="00CA754B">
              <w:rPr>
                <w:b w:val="0"/>
              </w:rPr>
              <w:t xml:space="preserve">Reason for </w:t>
            </w:r>
            <w:r>
              <w:rPr>
                <w:b w:val="0"/>
              </w:rPr>
              <w:t xml:space="preserve">each </w:t>
            </w:r>
            <w:r w:rsidRPr="00CA754B">
              <w:rPr>
                <w:b w:val="0"/>
              </w:rPr>
              <w:t>abstention/opposition</w:t>
            </w:r>
            <w:r>
              <w:rPr>
                <w:b w:val="0"/>
              </w:rPr>
              <w:t xml:space="preserve"> (if provided)</w:t>
            </w:r>
            <w:r w:rsidRPr="00CA754B">
              <w:rPr>
                <w:b w:val="0"/>
              </w:rPr>
              <w:t>:</w:t>
            </w:r>
            <w:r>
              <w:rPr>
                <w:b w:val="0"/>
              </w:rPr>
              <w:br/>
            </w:r>
          </w:p>
        </w:tc>
      </w:tr>
    </w:tbl>
    <w:p w14:paraId="3DD942FC" w14:textId="0107679B" w:rsidR="00630808" w:rsidRDefault="00630808" w:rsidP="00833E5E">
      <w:pPr>
        <w:tabs>
          <w:tab w:val="clear" w:pos="2431"/>
        </w:tabs>
        <w:spacing w:after="160" w:line="259" w:lineRule="auto"/>
      </w:pPr>
    </w:p>
    <w:tbl>
      <w:tblPr>
        <w:tblStyle w:val="GridTable4-Accent2"/>
        <w:tblW w:w="0" w:type="auto"/>
        <w:tblInd w:w="-545" w:type="dxa"/>
        <w:tblLayout w:type="fixed"/>
        <w:tblLook w:val="04A0" w:firstRow="1" w:lastRow="0" w:firstColumn="1" w:lastColumn="0" w:noHBand="0" w:noVBand="1"/>
      </w:tblPr>
      <w:tblGrid>
        <w:gridCol w:w="1890"/>
        <w:gridCol w:w="90"/>
        <w:gridCol w:w="7915"/>
      </w:tblGrid>
      <w:tr w:rsidR="00630808" w14:paraId="1830F5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3"/>
          </w:tcPr>
          <w:p w14:paraId="4E5E7164" w14:textId="1C01A90A" w:rsidR="00630808" w:rsidRDefault="00D72269" w:rsidP="00630808">
            <w:r>
              <w:rPr>
                <w:sz w:val="24"/>
              </w:rPr>
              <w:t>Secondary</w:t>
            </w:r>
            <w:r w:rsidR="00630808">
              <w:rPr>
                <w:sz w:val="24"/>
              </w:rPr>
              <w:t xml:space="preserve">: </w:t>
            </w:r>
            <w:r w:rsidR="00593614">
              <w:rPr>
                <w:sz w:val="24"/>
              </w:rPr>
              <w:t>Transmission</w:t>
            </w:r>
            <w:r w:rsidR="00630808">
              <w:rPr>
                <w:sz w:val="24"/>
              </w:rPr>
              <w:t xml:space="preserve"> </w:t>
            </w:r>
            <w:r w:rsidR="00630808" w:rsidRPr="00F076A6">
              <w:rPr>
                <w:sz w:val="24"/>
              </w:rPr>
              <w:t>W</w:t>
            </w:r>
            <w:r w:rsidR="00630808">
              <w:rPr>
                <w:sz w:val="24"/>
              </w:rPr>
              <w:t xml:space="preserve">orking </w:t>
            </w:r>
            <w:r w:rsidR="00630808" w:rsidRPr="00F076A6">
              <w:rPr>
                <w:sz w:val="24"/>
              </w:rPr>
              <w:t>G</w:t>
            </w:r>
            <w:r w:rsidR="00630808">
              <w:rPr>
                <w:sz w:val="24"/>
              </w:rPr>
              <w:t>roup</w:t>
            </w:r>
          </w:p>
        </w:tc>
      </w:tr>
      <w:tr w:rsidR="00593614" w14:paraId="5897741A" w14:textId="7777777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29399B42" w14:textId="77777777" w:rsidR="00593614" w:rsidRPr="00CA754B" w:rsidRDefault="00593614" w:rsidP="00593614">
            <w:pPr>
              <w:spacing w:after="0"/>
              <w:contextualSpacing/>
              <w:rPr>
                <w:b w:val="0"/>
              </w:rPr>
            </w:pPr>
            <w:r w:rsidRPr="00CA754B">
              <w:rPr>
                <w:b w:val="0"/>
              </w:rPr>
              <w:t>Date</w:t>
            </w:r>
          </w:p>
        </w:tc>
        <w:tc>
          <w:tcPr>
            <w:tcW w:w="7915" w:type="dxa"/>
            <w:vAlign w:val="center"/>
          </w:tcPr>
          <w:p w14:paraId="2205EE66" w14:textId="7BCAB63A" w:rsidR="00593614" w:rsidRPr="00CE7B73" w:rsidRDefault="00593614" w:rsidP="00593614">
            <w:pPr>
              <w:spacing w:after="0"/>
              <w:contextualSpacing/>
              <w:cnfStyle w:val="000000100000" w:firstRow="0" w:lastRow="0" w:firstColumn="0" w:lastColumn="0" w:oddVBand="0" w:evenVBand="0" w:oddHBand="1" w:evenHBand="0" w:firstRowFirstColumn="0" w:firstRowLastColumn="0" w:lastRowFirstColumn="0" w:lastRowLastColumn="0"/>
            </w:pPr>
            <w:r>
              <w:t>2/21/2025</w:t>
            </w:r>
          </w:p>
        </w:tc>
      </w:tr>
      <w:tr w:rsidR="00593614" w14:paraId="6DF74C83" w14:textId="77777777">
        <w:trPr>
          <w:trHeight w:val="521"/>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454DFA5D" w14:textId="77777777" w:rsidR="00593614" w:rsidRPr="00CA754B" w:rsidRDefault="00593614" w:rsidP="00593614">
            <w:pPr>
              <w:spacing w:after="0"/>
              <w:contextualSpacing/>
              <w:rPr>
                <w:b w:val="0"/>
              </w:rPr>
            </w:pPr>
            <w:r w:rsidRPr="00CA754B">
              <w:rPr>
                <w:b w:val="0"/>
              </w:rPr>
              <w:t>Motion</w:t>
            </w:r>
          </w:p>
        </w:tc>
        <w:tc>
          <w:tcPr>
            <w:tcW w:w="7915" w:type="dxa"/>
            <w:vAlign w:val="center"/>
          </w:tcPr>
          <w:p w14:paraId="5B8A915C" w14:textId="2ABDBBDF" w:rsidR="00593614" w:rsidRPr="00CE7B73" w:rsidRDefault="00593614" w:rsidP="00593614">
            <w:pPr>
              <w:spacing w:after="0"/>
              <w:contextualSpacing/>
              <w:cnfStyle w:val="000000000000" w:firstRow="0" w:lastRow="0" w:firstColumn="0" w:lastColumn="0" w:oddVBand="0" w:evenVBand="0" w:oddHBand="0" w:evenHBand="0" w:firstRowFirstColumn="0" w:firstRowLastColumn="0" w:lastRowFirstColumn="0" w:lastRowLastColumn="0"/>
            </w:pPr>
            <w:r>
              <w:t>To approve the addition of the word “subregional” in Section III.7.d.v of Attachment O as part of the RR 665 (HITT C1 Implementation) revisions</w:t>
            </w:r>
          </w:p>
        </w:tc>
      </w:tr>
      <w:tr w:rsidR="00593614" w14:paraId="59077AC5" w14:textId="77777777">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433F327A" w14:textId="57098A5F" w:rsidR="00593614" w:rsidRPr="00CA754B" w:rsidRDefault="00593614" w:rsidP="00593614">
            <w:pPr>
              <w:spacing w:after="0"/>
              <w:contextualSpacing/>
              <w:rPr>
                <w:b w:val="0"/>
              </w:rPr>
            </w:pPr>
            <w:r>
              <w:rPr>
                <w:b w:val="0"/>
              </w:rPr>
              <w:t>Planning-</w:t>
            </w:r>
            <w:r w:rsidRPr="00CA754B">
              <w:rPr>
                <w:b w:val="0"/>
              </w:rPr>
              <w:t>related concerns</w:t>
            </w:r>
          </w:p>
        </w:tc>
        <w:tc>
          <w:tcPr>
            <w:tcW w:w="7915" w:type="dxa"/>
            <w:vAlign w:val="center"/>
          </w:tcPr>
          <w:p w14:paraId="6A8059F2" w14:textId="4BDD1AAD" w:rsidR="00593614" w:rsidRDefault="00593614" w:rsidP="00593614">
            <w:pPr>
              <w:spacing w:after="0"/>
              <w:contextualSpacing/>
              <w:cnfStyle w:val="000000100000" w:firstRow="0" w:lastRow="0" w:firstColumn="0" w:lastColumn="0" w:oddVBand="0" w:evenVBand="0" w:oddHBand="1" w:evenHBand="0" w:firstRowFirstColumn="0" w:firstRowLastColumn="0" w:lastRowFirstColumn="0" w:lastRowLastColumn="0"/>
            </w:pPr>
            <w:r>
              <w:t>None</w:t>
            </w:r>
          </w:p>
        </w:tc>
      </w:tr>
      <w:tr w:rsidR="00D4137D" w14:paraId="70DEA18B" w14:textId="77777777" w:rsidTr="00372CFD">
        <w:trPr>
          <w:trHeight w:val="431"/>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08F743E" w14:textId="77777777" w:rsidR="00D4137D" w:rsidRPr="00CA754B" w:rsidRDefault="00D4137D" w:rsidP="00372CFD">
            <w:pPr>
              <w:spacing w:after="0"/>
              <w:contextualSpacing/>
              <w:rPr>
                <w:b w:val="0"/>
              </w:rPr>
            </w:pPr>
            <w:r w:rsidRPr="00CA754B">
              <w:rPr>
                <w:b w:val="0"/>
              </w:rPr>
              <w:t>Action</w:t>
            </w:r>
          </w:p>
        </w:tc>
        <w:tc>
          <w:tcPr>
            <w:tcW w:w="8005" w:type="dxa"/>
            <w:gridSpan w:val="2"/>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D4137D" w:rsidRPr="00CE7B73" w14:paraId="3ACAAE42" w14:textId="77777777" w:rsidTr="00372CFD">
              <w:trPr>
                <w:trHeight w:val="288"/>
              </w:trPr>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3A6B2080" w14:textId="34F08DA3" w:rsidR="00D4137D" w:rsidRPr="00CE7B73" w:rsidRDefault="00593614" w:rsidP="00372CFD">
                  <w:r>
                    <w:t>Approved</w:t>
                  </w:r>
                </w:p>
              </w:tc>
            </w:tr>
          </w:tbl>
          <w:p w14:paraId="0C8BF910" w14:textId="77777777" w:rsidR="00D4137D" w:rsidRPr="00CE7B73" w:rsidRDefault="00D4137D" w:rsidP="00372CFD">
            <w:pPr>
              <w:spacing w:after="0"/>
              <w:contextualSpacing/>
              <w:cnfStyle w:val="000000000000" w:firstRow="0" w:lastRow="0" w:firstColumn="0" w:lastColumn="0" w:oddVBand="0" w:evenVBand="0" w:oddHBand="0" w:evenHBand="0" w:firstRowFirstColumn="0" w:firstRowLastColumn="0" w:lastRowFirstColumn="0" w:lastRowLastColumn="0"/>
            </w:pPr>
          </w:p>
        </w:tc>
      </w:tr>
      <w:tr w:rsidR="00593614" w14:paraId="2779D42C" w14:textId="77777777">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46BB5D9F" w14:textId="77777777" w:rsidR="00593614" w:rsidRPr="00CA754B" w:rsidRDefault="00593614" w:rsidP="00593614">
            <w:pPr>
              <w:spacing w:after="0"/>
              <w:contextualSpacing/>
              <w:rPr>
                <w:b w:val="0"/>
              </w:rPr>
            </w:pPr>
            <w:r w:rsidRPr="00CA754B">
              <w:rPr>
                <w:b w:val="0"/>
              </w:rPr>
              <w:t>Abstained</w:t>
            </w:r>
          </w:p>
        </w:tc>
        <w:tc>
          <w:tcPr>
            <w:tcW w:w="7915" w:type="dxa"/>
            <w:vAlign w:val="center"/>
          </w:tcPr>
          <w:p w14:paraId="1D036D03" w14:textId="34542D31" w:rsidR="00593614" w:rsidRDefault="00593614" w:rsidP="00593614">
            <w:pPr>
              <w:spacing w:after="0"/>
              <w:contextualSpacing/>
              <w:cnfStyle w:val="000000100000" w:firstRow="0" w:lastRow="0" w:firstColumn="0" w:lastColumn="0" w:oddVBand="0" w:evenVBand="0" w:oddHBand="1" w:evenHBand="0" w:firstRowFirstColumn="0" w:firstRowLastColumn="0" w:lastRowFirstColumn="0" w:lastRowLastColumn="0"/>
            </w:pPr>
            <w:r>
              <w:t>4 (AEP, LES, OGE, OPPD)</w:t>
            </w:r>
          </w:p>
        </w:tc>
      </w:tr>
      <w:tr w:rsidR="00593614" w14:paraId="74B46931" w14:textId="77777777">
        <w:trPr>
          <w:trHeight w:val="440"/>
        </w:trPr>
        <w:tc>
          <w:tcPr>
            <w:cnfStyle w:val="001000000000" w:firstRow="0" w:lastRow="0" w:firstColumn="1" w:lastColumn="0" w:oddVBand="0" w:evenVBand="0" w:oddHBand="0" w:evenHBand="0" w:firstRowFirstColumn="0" w:firstRowLastColumn="0" w:lastRowFirstColumn="0" w:lastRowLastColumn="0"/>
            <w:tcW w:w="1980" w:type="dxa"/>
            <w:gridSpan w:val="2"/>
            <w:vAlign w:val="center"/>
          </w:tcPr>
          <w:p w14:paraId="07CD6BC9" w14:textId="77777777" w:rsidR="00593614" w:rsidRPr="00CA754B" w:rsidRDefault="00593614" w:rsidP="00593614">
            <w:pPr>
              <w:spacing w:after="0"/>
              <w:contextualSpacing/>
              <w:rPr>
                <w:b w:val="0"/>
              </w:rPr>
            </w:pPr>
            <w:r w:rsidRPr="00CA754B">
              <w:rPr>
                <w:b w:val="0"/>
              </w:rPr>
              <w:t>Opposed</w:t>
            </w:r>
          </w:p>
        </w:tc>
        <w:tc>
          <w:tcPr>
            <w:tcW w:w="7915" w:type="dxa"/>
            <w:vAlign w:val="center"/>
          </w:tcPr>
          <w:p w14:paraId="6EACC2A7" w14:textId="1C5690F0" w:rsidR="00593614" w:rsidRDefault="00593614" w:rsidP="00593614">
            <w:pPr>
              <w:spacing w:after="0"/>
              <w:contextualSpacing/>
              <w:cnfStyle w:val="000000000000" w:firstRow="0" w:lastRow="0" w:firstColumn="0" w:lastColumn="0" w:oddVBand="0" w:evenVBand="0" w:oddHBand="0" w:evenHBand="0" w:firstRowFirstColumn="0" w:firstRowLastColumn="0" w:lastRowFirstColumn="0" w:lastRowLastColumn="0"/>
            </w:pPr>
            <w:r>
              <w:t>0</w:t>
            </w:r>
          </w:p>
        </w:tc>
      </w:tr>
      <w:tr w:rsidR="00630808" w14:paraId="1D2B89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3"/>
          </w:tcPr>
          <w:p w14:paraId="483465A0" w14:textId="4397C036" w:rsidR="00630808" w:rsidRPr="00CA754B" w:rsidRDefault="00630808">
            <w:pPr>
              <w:rPr>
                <w:b w:val="0"/>
              </w:rPr>
            </w:pPr>
            <w:r w:rsidRPr="00CA754B">
              <w:rPr>
                <w:b w:val="0"/>
              </w:rPr>
              <w:t xml:space="preserve">Reason for </w:t>
            </w:r>
            <w:r>
              <w:rPr>
                <w:b w:val="0"/>
              </w:rPr>
              <w:t xml:space="preserve">each </w:t>
            </w:r>
            <w:r w:rsidRPr="00CA754B">
              <w:rPr>
                <w:b w:val="0"/>
              </w:rPr>
              <w:t>abstention/opposition</w:t>
            </w:r>
            <w:r>
              <w:rPr>
                <w:b w:val="0"/>
              </w:rPr>
              <w:t xml:space="preserve"> (if provided)</w:t>
            </w:r>
            <w:r w:rsidRPr="00CA754B">
              <w:rPr>
                <w:b w:val="0"/>
              </w:rPr>
              <w:t>:</w:t>
            </w:r>
            <w:r>
              <w:rPr>
                <w:b w:val="0"/>
              </w:rPr>
              <w:br/>
            </w:r>
          </w:p>
        </w:tc>
      </w:tr>
    </w:tbl>
    <w:p w14:paraId="5D551705" w14:textId="2D38231A" w:rsidR="003C6D28" w:rsidRDefault="003C6D28" w:rsidP="00833E5E">
      <w:pPr>
        <w:tabs>
          <w:tab w:val="clear" w:pos="2431"/>
        </w:tabs>
        <w:spacing w:after="160" w:line="259" w:lineRule="auto"/>
      </w:pPr>
    </w:p>
    <w:tbl>
      <w:tblPr>
        <w:tblStyle w:val="GridTable4-Accent2"/>
        <w:tblW w:w="0" w:type="auto"/>
        <w:tblInd w:w="-545" w:type="dxa"/>
        <w:tblLayout w:type="fixed"/>
        <w:tblLook w:val="04A0" w:firstRow="1" w:lastRow="0" w:firstColumn="1" w:lastColumn="0" w:noHBand="0" w:noVBand="1"/>
      </w:tblPr>
      <w:tblGrid>
        <w:gridCol w:w="1980"/>
        <w:gridCol w:w="7915"/>
      </w:tblGrid>
      <w:tr w:rsidR="003C6D28" w14:paraId="1BE288D8" w14:textId="77777777" w:rsidTr="00B44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2"/>
          </w:tcPr>
          <w:p w14:paraId="10AEC5AF" w14:textId="77777777" w:rsidR="003C6D28" w:rsidRDefault="003C6D28" w:rsidP="005E5663">
            <w:r w:rsidRPr="00F076A6">
              <w:t>Markets and Operations Policy Committee</w:t>
            </w:r>
          </w:p>
        </w:tc>
      </w:tr>
      <w:tr w:rsidR="00FB2AD7" w14:paraId="62A2B81C" w14:textId="77777777" w:rsidTr="00B449C0">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A56D0BE" w14:textId="77777777" w:rsidR="00FB2AD7" w:rsidRPr="00CA754B" w:rsidRDefault="00FB2AD7" w:rsidP="00FB2AD7">
            <w:pPr>
              <w:spacing w:after="0"/>
              <w:contextualSpacing/>
              <w:rPr>
                <w:b w:val="0"/>
              </w:rPr>
            </w:pPr>
            <w:r w:rsidRPr="00CA754B">
              <w:rPr>
                <w:b w:val="0"/>
              </w:rPr>
              <w:t>Date</w:t>
            </w:r>
          </w:p>
        </w:tc>
        <w:tc>
          <w:tcPr>
            <w:tcW w:w="7915" w:type="dxa"/>
            <w:vAlign w:val="center"/>
          </w:tcPr>
          <w:p w14:paraId="1F92ED34" w14:textId="4C71FE34" w:rsidR="00FB2AD7" w:rsidRPr="00CE7B73" w:rsidRDefault="00FB2AD7" w:rsidP="00FB2AD7">
            <w:pPr>
              <w:spacing w:after="0"/>
              <w:contextualSpacing/>
              <w:cnfStyle w:val="000000100000" w:firstRow="0" w:lastRow="0" w:firstColumn="0" w:lastColumn="0" w:oddVBand="0" w:evenVBand="0" w:oddHBand="1" w:evenHBand="0" w:firstRowFirstColumn="0" w:firstRowLastColumn="0" w:lastRowFirstColumn="0" w:lastRowLastColumn="0"/>
            </w:pPr>
          </w:p>
        </w:tc>
      </w:tr>
      <w:tr w:rsidR="00FB2AD7" w14:paraId="155A890C" w14:textId="77777777" w:rsidTr="00B449C0">
        <w:trPr>
          <w:trHeight w:val="521"/>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77DEA4F" w14:textId="77777777" w:rsidR="00FB2AD7" w:rsidRPr="00CA754B" w:rsidRDefault="00FB2AD7" w:rsidP="00FB2AD7">
            <w:pPr>
              <w:spacing w:after="0"/>
              <w:contextualSpacing/>
              <w:rPr>
                <w:b w:val="0"/>
              </w:rPr>
            </w:pPr>
            <w:r w:rsidRPr="00CA754B">
              <w:rPr>
                <w:b w:val="0"/>
              </w:rPr>
              <w:t>Motion</w:t>
            </w:r>
          </w:p>
        </w:tc>
        <w:tc>
          <w:tcPr>
            <w:tcW w:w="7915" w:type="dxa"/>
            <w:vAlign w:val="center"/>
          </w:tcPr>
          <w:p w14:paraId="54928DE6" w14:textId="335094A7" w:rsidR="00FB2AD7" w:rsidRPr="00CE7B73" w:rsidRDefault="00FB2AD7" w:rsidP="00FB2AD7">
            <w:pPr>
              <w:spacing w:after="0"/>
              <w:contextualSpacing/>
              <w:cnfStyle w:val="000000000000" w:firstRow="0" w:lastRow="0" w:firstColumn="0" w:lastColumn="0" w:oddVBand="0" w:evenVBand="0" w:oddHBand="0" w:evenHBand="0" w:firstRowFirstColumn="0" w:firstRowLastColumn="0" w:lastRowFirstColumn="0" w:lastRowLastColumn="0"/>
            </w:pPr>
          </w:p>
        </w:tc>
      </w:tr>
      <w:tr w:rsidR="00B449C0" w14:paraId="0C405AD1" w14:textId="77777777" w:rsidTr="00B449C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0431CE7" w14:textId="77777777" w:rsidR="00B449C0" w:rsidRPr="00CA754B" w:rsidRDefault="00B449C0">
            <w:pPr>
              <w:spacing w:after="0"/>
              <w:contextualSpacing/>
              <w:rPr>
                <w:b w:val="0"/>
              </w:rPr>
            </w:pPr>
            <w:r w:rsidRPr="00CA754B">
              <w:rPr>
                <w:b w:val="0"/>
              </w:rPr>
              <w:lastRenderedPageBreak/>
              <w:t>Action</w:t>
            </w:r>
          </w:p>
        </w:tc>
        <w:tc>
          <w:tcPr>
            <w:tcW w:w="7915" w:type="dxa"/>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B449C0" w:rsidRPr="00CE7B73" w14:paraId="7B3B5D79" w14:textId="77777777" w:rsidTr="00B449C0">
              <w:trPr>
                <w:trHeight w:val="288"/>
              </w:trPr>
              <w:sdt>
                <w:sdtPr>
                  <w:id w:val="2074851924"/>
                  <w:placeholder>
                    <w:docPart w:val="099E26BD3A45468DB4A89F2D6985513E"/>
                  </w:placeholder>
                  <w:temporary/>
                  <w:showingPlcHdr/>
                  <w15:color w:val="000080"/>
                  <w:dropDownList>
                    <w:listItem w:value="Choose an item."/>
                    <w:listItem w:displayText="Approved" w:value="Approved"/>
                    <w:listItem w:displayText="Rejected" w:value="Rejected"/>
                    <w:listItem w:displayText="Tabled/Postponed" w:value="Tabled/Postponed"/>
                    <w:listItem w:displayText="Withdrawn" w:value="Withdrawn"/>
                    <w:listItem w:displayText="Remanded to Working Group" w:value="Remanded to Working Group"/>
                  </w:dropDownList>
                </w:sdtPr>
                <w:sdtContent>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39B8A269" w14:textId="77777777" w:rsidR="00B449C0" w:rsidRPr="00CE7B73" w:rsidRDefault="00B449C0">
                      <w:r w:rsidRPr="00C93F72">
                        <w:rPr>
                          <w:rStyle w:val="PlaceholderText"/>
                        </w:rPr>
                        <w:t>Choose an item.</w:t>
                      </w:r>
                    </w:p>
                  </w:tc>
                </w:sdtContent>
              </w:sdt>
            </w:tr>
          </w:tbl>
          <w:p w14:paraId="2F7DE82A" w14:textId="77777777" w:rsidR="00B449C0" w:rsidRPr="00CE7B73" w:rsidRDefault="00B449C0">
            <w:pPr>
              <w:spacing w:after="0"/>
              <w:contextualSpacing/>
              <w:cnfStyle w:val="000000100000" w:firstRow="0" w:lastRow="0" w:firstColumn="0" w:lastColumn="0" w:oddVBand="0" w:evenVBand="0" w:oddHBand="1" w:evenHBand="0" w:firstRowFirstColumn="0" w:firstRowLastColumn="0" w:lastRowFirstColumn="0" w:lastRowLastColumn="0"/>
            </w:pPr>
          </w:p>
        </w:tc>
      </w:tr>
      <w:tr w:rsidR="00FB2AD7" w14:paraId="5B89739D" w14:textId="77777777" w:rsidTr="00B449C0">
        <w:trPr>
          <w:trHeight w:val="539"/>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BE8C950" w14:textId="77777777" w:rsidR="00FB2AD7" w:rsidRPr="00CA754B" w:rsidRDefault="00FB2AD7" w:rsidP="00FB2AD7">
            <w:pPr>
              <w:spacing w:after="0"/>
              <w:contextualSpacing/>
              <w:rPr>
                <w:b w:val="0"/>
              </w:rPr>
            </w:pPr>
            <w:r w:rsidRPr="00CA754B">
              <w:rPr>
                <w:b w:val="0"/>
              </w:rPr>
              <w:t>Abstained</w:t>
            </w:r>
          </w:p>
        </w:tc>
        <w:tc>
          <w:tcPr>
            <w:tcW w:w="7915" w:type="dxa"/>
            <w:vAlign w:val="center"/>
          </w:tcPr>
          <w:p w14:paraId="4C7FBD2E" w14:textId="7AAB45B1" w:rsidR="00FB2AD7" w:rsidRDefault="00FB2AD7" w:rsidP="00FB2AD7">
            <w:pPr>
              <w:spacing w:after="0"/>
              <w:contextualSpacing/>
              <w:cnfStyle w:val="000000000000" w:firstRow="0" w:lastRow="0" w:firstColumn="0" w:lastColumn="0" w:oddVBand="0" w:evenVBand="0" w:oddHBand="0" w:evenHBand="0" w:firstRowFirstColumn="0" w:firstRowLastColumn="0" w:lastRowFirstColumn="0" w:lastRowLastColumn="0"/>
            </w:pPr>
          </w:p>
        </w:tc>
      </w:tr>
      <w:tr w:rsidR="00FB2AD7" w14:paraId="00F7DA01" w14:textId="77777777" w:rsidTr="00B449C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3252913" w14:textId="77777777" w:rsidR="00FB2AD7" w:rsidRPr="00CA754B" w:rsidRDefault="00FB2AD7" w:rsidP="00FB2AD7">
            <w:pPr>
              <w:spacing w:after="0"/>
              <w:contextualSpacing/>
              <w:rPr>
                <w:b w:val="0"/>
              </w:rPr>
            </w:pPr>
            <w:r w:rsidRPr="00CA754B">
              <w:rPr>
                <w:b w:val="0"/>
              </w:rPr>
              <w:t>Opposed</w:t>
            </w:r>
          </w:p>
        </w:tc>
        <w:tc>
          <w:tcPr>
            <w:tcW w:w="7915" w:type="dxa"/>
            <w:vAlign w:val="center"/>
          </w:tcPr>
          <w:p w14:paraId="03A58BFB" w14:textId="05642D8D" w:rsidR="00FB2AD7" w:rsidRDefault="00FB2AD7" w:rsidP="00FB2AD7">
            <w:pPr>
              <w:spacing w:after="0"/>
              <w:contextualSpacing/>
              <w:cnfStyle w:val="000000100000" w:firstRow="0" w:lastRow="0" w:firstColumn="0" w:lastColumn="0" w:oddVBand="0" w:evenVBand="0" w:oddHBand="1" w:evenHBand="0" w:firstRowFirstColumn="0" w:firstRowLastColumn="0" w:lastRowFirstColumn="0" w:lastRowLastColumn="0"/>
            </w:pPr>
          </w:p>
        </w:tc>
      </w:tr>
      <w:tr w:rsidR="00B449C0" w14:paraId="3AC2727B" w14:textId="77777777" w:rsidTr="00B449C0">
        <w:tc>
          <w:tcPr>
            <w:cnfStyle w:val="001000000000" w:firstRow="0" w:lastRow="0" w:firstColumn="1" w:lastColumn="0" w:oddVBand="0" w:evenVBand="0" w:oddHBand="0" w:evenHBand="0" w:firstRowFirstColumn="0" w:firstRowLastColumn="0" w:lastRowFirstColumn="0" w:lastRowLastColumn="0"/>
            <w:tcW w:w="9895" w:type="dxa"/>
            <w:gridSpan w:val="2"/>
          </w:tcPr>
          <w:p w14:paraId="3F730638" w14:textId="6F3436C3" w:rsidR="00B449C0" w:rsidRPr="00CA754B" w:rsidRDefault="00B449C0">
            <w:pPr>
              <w:rPr>
                <w:b w:val="0"/>
              </w:rPr>
            </w:pPr>
            <w:r w:rsidRPr="00CA754B">
              <w:rPr>
                <w:b w:val="0"/>
              </w:rPr>
              <w:t xml:space="preserve">Reason for </w:t>
            </w:r>
            <w:r>
              <w:rPr>
                <w:b w:val="0"/>
              </w:rPr>
              <w:t xml:space="preserve">each </w:t>
            </w:r>
            <w:r w:rsidRPr="00CA754B">
              <w:rPr>
                <w:b w:val="0"/>
              </w:rPr>
              <w:t>abstention/opposition</w:t>
            </w:r>
            <w:r>
              <w:rPr>
                <w:b w:val="0"/>
              </w:rPr>
              <w:t xml:space="preserve"> (if provided)</w:t>
            </w:r>
            <w:r w:rsidRPr="00CA754B">
              <w:rPr>
                <w:b w:val="0"/>
              </w:rPr>
              <w:t>:</w:t>
            </w:r>
            <w:r>
              <w:rPr>
                <w:b w:val="0"/>
              </w:rPr>
              <w:br/>
            </w:r>
          </w:p>
        </w:tc>
      </w:tr>
      <w:tr w:rsidR="003C6D28" w14:paraId="593E1F78" w14:textId="77777777" w:rsidTr="00B44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2"/>
            <w:shd w:val="clear" w:color="auto" w:fill="2399BB" w:themeFill="accent2"/>
          </w:tcPr>
          <w:p w14:paraId="10F67047" w14:textId="77777777" w:rsidR="003C6D28" w:rsidRDefault="003C6D28" w:rsidP="005E5663">
            <w:r w:rsidRPr="00F076A6">
              <w:rPr>
                <w:color w:val="FFFFFF" w:themeColor="background1"/>
              </w:rPr>
              <w:t>Board of Directors/Members Committee</w:t>
            </w:r>
          </w:p>
        </w:tc>
      </w:tr>
      <w:tr w:rsidR="00FB2AD7" w14:paraId="0DF179F9" w14:textId="77777777">
        <w:trPr>
          <w:trHeight w:val="40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63D9E58" w14:textId="77777777" w:rsidR="00FB2AD7" w:rsidRPr="00CA754B" w:rsidRDefault="00FB2AD7" w:rsidP="00FB2AD7">
            <w:pPr>
              <w:spacing w:after="0"/>
              <w:contextualSpacing/>
              <w:rPr>
                <w:b w:val="0"/>
              </w:rPr>
            </w:pPr>
            <w:r w:rsidRPr="00CA754B">
              <w:rPr>
                <w:b w:val="0"/>
              </w:rPr>
              <w:t>Date</w:t>
            </w:r>
          </w:p>
        </w:tc>
        <w:tc>
          <w:tcPr>
            <w:tcW w:w="7915" w:type="dxa"/>
            <w:vAlign w:val="center"/>
          </w:tcPr>
          <w:p w14:paraId="34F09E30" w14:textId="014CCEEF" w:rsidR="00FB2AD7" w:rsidRPr="00CE7B73" w:rsidRDefault="00FB2AD7" w:rsidP="00FB2AD7">
            <w:pPr>
              <w:spacing w:after="0"/>
              <w:contextualSpacing/>
              <w:cnfStyle w:val="000000000000" w:firstRow="0" w:lastRow="0" w:firstColumn="0" w:lastColumn="0" w:oddVBand="0" w:evenVBand="0" w:oddHBand="0" w:evenHBand="0" w:firstRowFirstColumn="0" w:firstRowLastColumn="0" w:lastRowFirstColumn="0" w:lastRowLastColumn="0"/>
            </w:pPr>
          </w:p>
        </w:tc>
      </w:tr>
      <w:tr w:rsidR="00FB2AD7" w14:paraId="6C7D4181" w14:textId="77777777">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3E0F378" w14:textId="77777777" w:rsidR="00FB2AD7" w:rsidRPr="00CA754B" w:rsidRDefault="00FB2AD7" w:rsidP="00FB2AD7">
            <w:pPr>
              <w:spacing w:after="0"/>
              <w:contextualSpacing/>
              <w:rPr>
                <w:b w:val="0"/>
              </w:rPr>
            </w:pPr>
            <w:r w:rsidRPr="00CA754B">
              <w:rPr>
                <w:b w:val="0"/>
              </w:rPr>
              <w:t>Motion</w:t>
            </w:r>
          </w:p>
        </w:tc>
        <w:tc>
          <w:tcPr>
            <w:tcW w:w="7915" w:type="dxa"/>
            <w:vAlign w:val="center"/>
          </w:tcPr>
          <w:p w14:paraId="67E8E3EF" w14:textId="22CF2F0D" w:rsidR="00FB2AD7" w:rsidRPr="00CE7B73" w:rsidRDefault="00FB2AD7" w:rsidP="00FB2AD7">
            <w:pPr>
              <w:spacing w:after="0"/>
              <w:contextualSpacing/>
              <w:cnfStyle w:val="000000100000" w:firstRow="0" w:lastRow="0" w:firstColumn="0" w:lastColumn="0" w:oddVBand="0" w:evenVBand="0" w:oddHBand="1" w:evenHBand="0" w:firstRowFirstColumn="0" w:firstRowLastColumn="0" w:lastRowFirstColumn="0" w:lastRowLastColumn="0"/>
            </w:pPr>
          </w:p>
        </w:tc>
      </w:tr>
      <w:tr w:rsidR="00B449C0" w14:paraId="728A5AD3" w14:textId="77777777">
        <w:trPr>
          <w:trHeight w:val="431"/>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C46F178" w14:textId="77777777" w:rsidR="00B449C0" w:rsidRPr="00CA754B" w:rsidRDefault="00B449C0">
            <w:pPr>
              <w:spacing w:after="0"/>
              <w:contextualSpacing/>
              <w:rPr>
                <w:b w:val="0"/>
              </w:rPr>
            </w:pPr>
            <w:r w:rsidRPr="00CA754B">
              <w:rPr>
                <w:b w:val="0"/>
              </w:rPr>
              <w:t>Action</w:t>
            </w:r>
          </w:p>
        </w:tc>
        <w:tc>
          <w:tcPr>
            <w:tcW w:w="7915" w:type="dxa"/>
            <w:vAlign w:val="center"/>
          </w:tcPr>
          <w:tbl>
            <w:tblPr>
              <w:tblpPr w:leftFromText="187" w:rightFromText="187" w:vertAnchor="text" w:horzAnchor="page" w:tblpX="922" w:tblpY="-82"/>
              <w:tblW w:w="9260" w:type="dxa"/>
              <w:tblLayout w:type="fixed"/>
              <w:tblCellMar>
                <w:left w:w="0" w:type="dxa"/>
                <w:right w:w="0" w:type="dxa"/>
              </w:tblCellMar>
              <w:tblLook w:val="0420" w:firstRow="1" w:lastRow="0" w:firstColumn="0" w:lastColumn="0" w:noHBand="0" w:noVBand="1"/>
            </w:tblPr>
            <w:tblGrid>
              <w:gridCol w:w="9260"/>
            </w:tblGrid>
            <w:tr w:rsidR="00B449C0" w:rsidRPr="00CE7B73" w14:paraId="67BDB9F7" w14:textId="77777777">
              <w:trPr>
                <w:trHeight w:val="288"/>
              </w:trPr>
              <w:sdt>
                <w:sdtPr>
                  <w:id w:val="-663776658"/>
                  <w:placeholder>
                    <w:docPart w:val="441AD4EC62E34134A44694973A163B92"/>
                  </w:placeholder>
                  <w:temporary/>
                  <w:showingPlcHdr/>
                  <w15:color w:val="000080"/>
                  <w:dropDownList>
                    <w:listItem w:value="Choose an item."/>
                    <w:listItem w:displayText="Approved" w:value="Approved"/>
                    <w:listItem w:displayText="Rejected" w:value="Rejected"/>
                    <w:listItem w:displayText="Tabled/Postponed" w:value="Tabled/Postponed"/>
                    <w:listItem w:displayText="Withdrawn" w:value="Withdrawn"/>
                    <w:listItem w:displayText="Remanded to MOPC" w:value="Remanded to MOPC"/>
                  </w:dropDownList>
                </w:sdtPr>
                <w:sdtContent>
                  <w:tc>
                    <w:tcPr>
                      <w:tcW w:w="9260" w:type="dxa"/>
                      <w:tcBorders>
                        <w:top w:val="single" w:sz="24" w:space="0" w:color="FFFFFF"/>
                        <w:left w:val="single" w:sz="8" w:space="0" w:color="FFFFFF"/>
                        <w:bottom w:val="single" w:sz="8" w:space="0" w:color="FFFFFF"/>
                        <w:right w:val="single" w:sz="8" w:space="0" w:color="FFFFFF"/>
                      </w:tcBorders>
                      <w:shd w:val="clear" w:color="auto" w:fill="E6EBED" w:themeFill="text1" w:themeFillTint="1A"/>
                      <w:tcMar>
                        <w:top w:w="72" w:type="dxa"/>
                        <w:left w:w="144" w:type="dxa"/>
                        <w:bottom w:w="72" w:type="dxa"/>
                        <w:right w:w="144" w:type="dxa"/>
                      </w:tcMar>
                    </w:tcPr>
                    <w:p w14:paraId="68AA48F4" w14:textId="77777777" w:rsidR="00B449C0" w:rsidRPr="00CE7B73" w:rsidRDefault="00B449C0">
                      <w:r w:rsidRPr="00C93F72">
                        <w:rPr>
                          <w:rStyle w:val="PlaceholderText"/>
                        </w:rPr>
                        <w:t>Choose an item.</w:t>
                      </w:r>
                    </w:p>
                  </w:tc>
                </w:sdtContent>
              </w:sdt>
            </w:tr>
          </w:tbl>
          <w:p w14:paraId="74942633" w14:textId="77777777" w:rsidR="00B449C0" w:rsidRPr="00CE7B73" w:rsidRDefault="00B449C0">
            <w:pPr>
              <w:spacing w:after="0"/>
              <w:contextualSpacing/>
              <w:cnfStyle w:val="000000000000" w:firstRow="0" w:lastRow="0" w:firstColumn="0" w:lastColumn="0" w:oddVBand="0" w:evenVBand="0" w:oddHBand="0" w:evenHBand="0" w:firstRowFirstColumn="0" w:firstRowLastColumn="0" w:lastRowFirstColumn="0" w:lastRowLastColumn="0"/>
            </w:pPr>
          </w:p>
        </w:tc>
      </w:tr>
      <w:tr w:rsidR="00FB2AD7" w14:paraId="748F8070" w14:textId="77777777">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0CB4ADC" w14:textId="77777777" w:rsidR="00FB2AD7" w:rsidRPr="00CA754B" w:rsidRDefault="00FB2AD7" w:rsidP="00FB2AD7">
            <w:pPr>
              <w:spacing w:after="0"/>
              <w:contextualSpacing/>
              <w:rPr>
                <w:b w:val="0"/>
              </w:rPr>
            </w:pPr>
            <w:r w:rsidRPr="00CA754B">
              <w:rPr>
                <w:b w:val="0"/>
              </w:rPr>
              <w:t>Abstained</w:t>
            </w:r>
          </w:p>
        </w:tc>
        <w:tc>
          <w:tcPr>
            <w:tcW w:w="7915" w:type="dxa"/>
            <w:vAlign w:val="center"/>
          </w:tcPr>
          <w:p w14:paraId="5203BDA7" w14:textId="6E53E042" w:rsidR="00FB2AD7" w:rsidRDefault="00FB2AD7" w:rsidP="00FB2AD7">
            <w:pPr>
              <w:spacing w:after="0"/>
              <w:contextualSpacing/>
              <w:cnfStyle w:val="000000100000" w:firstRow="0" w:lastRow="0" w:firstColumn="0" w:lastColumn="0" w:oddVBand="0" w:evenVBand="0" w:oddHBand="1" w:evenHBand="0" w:firstRowFirstColumn="0" w:firstRowLastColumn="0" w:lastRowFirstColumn="0" w:lastRowLastColumn="0"/>
            </w:pPr>
          </w:p>
        </w:tc>
      </w:tr>
      <w:tr w:rsidR="00FB2AD7" w14:paraId="1F7F727A" w14:textId="77777777">
        <w:trPr>
          <w:trHeight w:val="44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03F418C" w14:textId="77777777" w:rsidR="00FB2AD7" w:rsidRPr="00CA754B" w:rsidRDefault="00FB2AD7" w:rsidP="00FB2AD7">
            <w:pPr>
              <w:spacing w:after="0"/>
              <w:contextualSpacing/>
              <w:rPr>
                <w:b w:val="0"/>
              </w:rPr>
            </w:pPr>
            <w:r w:rsidRPr="00CA754B">
              <w:rPr>
                <w:b w:val="0"/>
              </w:rPr>
              <w:t>Opposed</w:t>
            </w:r>
          </w:p>
        </w:tc>
        <w:tc>
          <w:tcPr>
            <w:tcW w:w="7915" w:type="dxa"/>
            <w:vAlign w:val="center"/>
          </w:tcPr>
          <w:p w14:paraId="55C2713F" w14:textId="69188FDC" w:rsidR="00FB2AD7" w:rsidRDefault="00FB2AD7" w:rsidP="00FB2AD7">
            <w:pPr>
              <w:spacing w:after="0"/>
              <w:contextualSpacing/>
              <w:cnfStyle w:val="000000000000" w:firstRow="0" w:lastRow="0" w:firstColumn="0" w:lastColumn="0" w:oddVBand="0" w:evenVBand="0" w:oddHBand="0" w:evenHBand="0" w:firstRowFirstColumn="0" w:firstRowLastColumn="0" w:lastRowFirstColumn="0" w:lastRowLastColumn="0"/>
            </w:pPr>
          </w:p>
        </w:tc>
      </w:tr>
      <w:tr w:rsidR="00B449C0" w14:paraId="728C6A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5" w:type="dxa"/>
            <w:gridSpan w:val="2"/>
          </w:tcPr>
          <w:p w14:paraId="77577E12" w14:textId="48B88023" w:rsidR="00B449C0" w:rsidRPr="00CA754B" w:rsidRDefault="00B449C0">
            <w:pPr>
              <w:rPr>
                <w:b w:val="0"/>
              </w:rPr>
            </w:pPr>
            <w:r w:rsidRPr="00CA754B">
              <w:rPr>
                <w:b w:val="0"/>
              </w:rPr>
              <w:t xml:space="preserve">Reason for </w:t>
            </w:r>
            <w:r>
              <w:rPr>
                <w:b w:val="0"/>
              </w:rPr>
              <w:t xml:space="preserve">each </w:t>
            </w:r>
            <w:r w:rsidRPr="00CA754B">
              <w:rPr>
                <w:b w:val="0"/>
              </w:rPr>
              <w:t>abstention/opposition</w:t>
            </w:r>
            <w:r>
              <w:rPr>
                <w:b w:val="0"/>
              </w:rPr>
              <w:t xml:space="preserve"> (if provided)</w:t>
            </w:r>
            <w:r w:rsidRPr="00CA754B">
              <w:rPr>
                <w:b w:val="0"/>
              </w:rPr>
              <w:t>:</w:t>
            </w:r>
            <w:r>
              <w:rPr>
                <w:b w:val="0"/>
              </w:rPr>
              <w:br/>
            </w:r>
          </w:p>
        </w:tc>
      </w:tr>
    </w:tbl>
    <w:p w14:paraId="6DF906E5" w14:textId="77777777" w:rsidR="003C6D28" w:rsidRDefault="003C6D28" w:rsidP="00833E5E">
      <w:pPr>
        <w:tabs>
          <w:tab w:val="clear" w:pos="2431"/>
        </w:tabs>
        <w:spacing w:after="160" w:line="259" w:lineRule="auto"/>
      </w:pPr>
    </w:p>
    <w:p w14:paraId="06FEF262" w14:textId="77777777" w:rsidR="00842C56" w:rsidRPr="0091481F" w:rsidRDefault="00842C56" w:rsidP="0091481F">
      <w:pPr>
        <w:pStyle w:val="Heading1"/>
        <w:ind w:left="-540"/>
        <w:rPr>
          <w:sz w:val="36"/>
        </w:rPr>
      </w:pPr>
      <w:r w:rsidRPr="0091481F">
        <w:rPr>
          <w:sz w:val="36"/>
        </w:rPr>
        <w:t>sUMMARY OF COMMENTS</w:t>
      </w:r>
    </w:p>
    <w:p w14:paraId="7DA5426F" w14:textId="497B9844" w:rsidR="00842C56" w:rsidRPr="00606156" w:rsidRDefault="00842C56" w:rsidP="002723C2">
      <w:pPr>
        <w:pStyle w:val="ListParagraph"/>
        <w:numPr>
          <w:ilvl w:val="0"/>
          <w:numId w:val="8"/>
        </w:numPr>
        <w:spacing w:before="120"/>
        <w:ind w:left="-86"/>
      </w:pPr>
      <w:r>
        <w:t>Date:</w:t>
      </w:r>
      <w:r w:rsidR="002723C2">
        <w:t xml:space="preserve"> </w:t>
      </w:r>
      <w:sdt>
        <w:sdtPr>
          <w:id w:val="-695917600"/>
          <w:placeholder>
            <w:docPart w:val="F4DB02ECB0AC428AA06C5A27570DA558"/>
          </w:placeholder>
          <w:showingPlcHdr/>
          <w15:color w:val="000080"/>
          <w:date>
            <w:dateFormat w:val="M/d/yyyy"/>
            <w:lid w:val="en-US"/>
            <w:storeMappedDataAs w:val="dateTime"/>
            <w:calendar w:val="gregorian"/>
          </w:date>
        </w:sdtPr>
        <w:sdtContent>
          <w:r w:rsidR="002723C2" w:rsidRPr="00C93F72">
            <w:rPr>
              <w:rStyle w:val="PlaceholderText"/>
            </w:rPr>
            <w:t>Click or tap to enter a date.</w:t>
          </w:r>
        </w:sdtContent>
      </w:sdt>
      <w:r>
        <w:br/>
        <w:t xml:space="preserve">Submitter: </w:t>
      </w:r>
      <w:sdt>
        <w:sdtPr>
          <w:alias w:val="Entity submitting comments"/>
          <w:tag w:val="Entity submitting comments"/>
          <w:id w:val="1329027162"/>
          <w:placeholder>
            <w:docPart w:val="AA5DFF7F6144443A8C3AB855FFAEAF7C"/>
          </w:placeholder>
          <w:temporary/>
          <w:showingPlcHdr/>
          <w15:color w:val="000080"/>
        </w:sdtPr>
        <w:sdtContent>
          <w:r w:rsidR="002723C2" w:rsidRPr="00C93F72">
            <w:rPr>
              <w:rStyle w:val="PlaceholderText"/>
            </w:rPr>
            <w:t>Click or tap here to enter text.</w:t>
          </w:r>
        </w:sdtContent>
      </w:sdt>
      <w:r>
        <w:br/>
        <w:t xml:space="preserve">Summary of </w:t>
      </w:r>
      <w:r w:rsidR="00C81969">
        <w:t>c</w:t>
      </w:r>
      <w:r>
        <w:t xml:space="preserve">omments: </w:t>
      </w:r>
      <w:r>
        <w:br/>
      </w:r>
      <w:bookmarkStart w:id="3" w:name="_Hlk170807060"/>
      <w:r w:rsidR="00D55C8B">
        <w:t xml:space="preserve">Result of Primary Working Group </w:t>
      </w:r>
      <w:r w:rsidR="00C81969">
        <w:t>r</w:t>
      </w:r>
      <w:r>
        <w:t>eview</w:t>
      </w:r>
      <w:bookmarkEnd w:id="3"/>
      <w:r>
        <w:t>:</w:t>
      </w:r>
      <w:r w:rsidR="00B91455">
        <w:t xml:space="preserve"> </w:t>
      </w:r>
      <w:sdt>
        <w:sdtPr>
          <w:alias w:val="Results of review of comments by Primary WG"/>
          <w:tag w:val="Results of review of comments by Primary WG"/>
          <w:id w:val="-1029719891"/>
          <w:placeholder>
            <w:docPart w:val="6C598E5C4E4A472DAEBE65CEA108C823"/>
          </w:placeholder>
          <w:temporary/>
          <w:showingPlcHdr/>
          <w15:color w:val="000080"/>
        </w:sdtPr>
        <w:sdtContent>
          <w:r w:rsidR="00B91455" w:rsidRPr="00C93F72">
            <w:rPr>
              <w:rStyle w:val="PlaceholderText"/>
            </w:rPr>
            <w:t>Click or tap here to enter text.</w:t>
          </w:r>
        </w:sdtContent>
      </w:sdt>
      <w:r>
        <w:br/>
      </w:r>
      <w:r w:rsidRPr="00842C56">
        <w:rPr>
          <w:i/>
        </w:rPr>
        <w:t>(e.g. Reviewed and accepted, reviewed but not accepted, revi</w:t>
      </w:r>
      <w:r w:rsidR="0016046B">
        <w:rPr>
          <w:i/>
        </w:rPr>
        <w:t>ewed with partial acceptance; p</w:t>
      </w:r>
      <w:r w:rsidRPr="00842C56">
        <w:rPr>
          <w:i/>
        </w:rPr>
        <w:t>rovide details to explain):</w:t>
      </w:r>
    </w:p>
    <w:p w14:paraId="71560688" w14:textId="19C3DB90" w:rsidR="00B91455" w:rsidRPr="00606156" w:rsidRDefault="00B91455" w:rsidP="00B91455">
      <w:pPr>
        <w:pStyle w:val="ListParagraph"/>
        <w:numPr>
          <w:ilvl w:val="0"/>
          <w:numId w:val="8"/>
        </w:numPr>
        <w:spacing w:before="120"/>
      </w:pPr>
      <w:r>
        <w:t xml:space="preserve">Date: </w:t>
      </w:r>
      <w:sdt>
        <w:sdtPr>
          <w:id w:val="-563108589"/>
          <w:placeholder>
            <w:docPart w:val="D13430A85EB847C78512AC699D824961"/>
          </w:placeholder>
          <w:showingPlcHdr/>
          <w15:color w:val="000080"/>
          <w:date>
            <w:dateFormat w:val="M/d/yyyy"/>
            <w:lid w:val="en-US"/>
            <w:storeMappedDataAs w:val="dateTime"/>
            <w:calendar w:val="gregorian"/>
          </w:date>
        </w:sdtPr>
        <w:sdtContent>
          <w:r w:rsidRPr="00C93F72">
            <w:rPr>
              <w:rStyle w:val="PlaceholderText"/>
            </w:rPr>
            <w:t>Click or tap to enter a date.</w:t>
          </w:r>
        </w:sdtContent>
      </w:sdt>
      <w:r>
        <w:br/>
        <w:t xml:space="preserve">Submitter: </w:t>
      </w:r>
      <w:sdt>
        <w:sdtPr>
          <w:alias w:val="Entity submitting comments"/>
          <w:tag w:val="Entity submitting comments"/>
          <w:id w:val="425699253"/>
          <w:placeholder>
            <w:docPart w:val="0DB681680B5A4538B08105E3199757EF"/>
          </w:placeholder>
          <w:temporary/>
          <w:showingPlcHdr/>
          <w15:color w:val="000080"/>
        </w:sdtPr>
        <w:sdtContent>
          <w:r w:rsidRPr="00C93F72">
            <w:rPr>
              <w:rStyle w:val="PlaceholderText"/>
            </w:rPr>
            <w:t>Click or tap here to enter text.</w:t>
          </w:r>
        </w:sdtContent>
      </w:sdt>
      <w:r>
        <w:br/>
        <w:t xml:space="preserve">Summary of comments: </w:t>
      </w:r>
      <w:r>
        <w:br/>
      </w:r>
      <w:r w:rsidR="00D55C8B" w:rsidRPr="00D55C8B">
        <w:t>Result of Primary Working Group review</w:t>
      </w:r>
      <w:r>
        <w:t xml:space="preserve">: </w:t>
      </w:r>
      <w:sdt>
        <w:sdtPr>
          <w:alias w:val="Results of review of comments by Primary WG"/>
          <w:tag w:val="Results of review of comments by Primary WG"/>
          <w:id w:val="315685640"/>
          <w:placeholder>
            <w:docPart w:val="0DB681680B5A4538B08105E3199757EF"/>
          </w:placeholder>
          <w:temporary/>
          <w:showingPlcHdr/>
          <w15:color w:val="000080"/>
        </w:sdtPr>
        <w:sdtContent>
          <w:r w:rsidR="00012128" w:rsidRPr="00C93F72">
            <w:rPr>
              <w:rStyle w:val="PlaceholderText"/>
            </w:rPr>
            <w:t>Click or tap here to enter text.</w:t>
          </w:r>
        </w:sdtContent>
      </w:sdt>
      <w:r>
        <w:br/>
      </w:r>
      <w:r w:rsidRPr="00842C56">
        <w:rPr>
          <w:i/>
        </w:rPr>
        <w:t>(e.g. Reviewed and accepted, reviewed but not accepted, revi</w:t>
      </w:r>
      <w:r>
        <w:rPr>
          <w:i/>
        </w:rPr>
        <w:t>ewed with partial acceptance; p</w:t>
      </w:r>
      <w:r w:rsidRPr="00842C56">
        <w:rPr>
          <w:i/>
        </w:rPr>
        <w:t>rovide details to explain):</w:t>
      </w:r>
    </w:p>
    <w:p w14:paraId="2B287FA1" w14:textId="685FD73C" w:rsidR="00B91455" w:rsidRPr="00606156" w:rsidRDefault="00B91455" w:rsidP="00B91455">
      <w:pPr>
        <w:pStyle w:val="ListParagraph"/>
        <w:numPr>
          <w:ilvl w:val="0"/>
          <w:numId w:val="8"/>
        </w:numPr>
        <w:spacing w:before="120"/>
      </w:pPr>
      <w:r>
        <w:t xml:space="preserve">Date: </w:t>
      </w:r>
      <w:sdt>
        <w:sdtPr>
          <w:id w:val="585510611"/>
          <w:placeholder>
            <w:docPart w:val="8CA6762502414A49AD10A8C9338C973E"/>
          </w:placeholder>
          <w:showingPlcHdr/>
          <w15:color w:val="000080"/>
          <w:date>
            <w:dateFormat w:val="M/d/yyyy"/>
            <w:lid w:val="en-US"/>
            <w:storeMappedDataAs w:val="dateTime"/>
            <w:calendar w:val="gregorian"/>
          </w:date>
        </w:sdtPr>
        <w:sdtContent>
          <w:r w:rsidRPr="00C93F72">
            <w:rPr>
              <w:rStyle w:val="PlaceholderText"/>
            </w:rPr>
            <w:t>Click or tap to enter a date.</w:t>
          </w:r>
        </w:sdtContent>
      </w:sdt>
      <w:r>
        <w:br/>
        <w:t xml:space="preserve">Submitter: </w:t>
      </w:r>
      <w:sdt>
        <w:sdtPr>
          <w:alias w:val="Entity submitting comments"/>
          <w:tag w:val="Entity submitting comments"/>
          <w:id w:val="-1312714151"/>
          <w:placeholder>
            <w:docPart w:val="C79504BD7DB34449BC85CB2F75E1E6D5"/>
          </w:placeholder>
          <w:temporary/>
          <w:showingPlcHdr/>
          <w15:color w:val="000080"/>
        </w:sdtPr>
        <w:sdtContent>
          <w:r w:rsidRPr="00C93F72">
            <w:rPr>
              <w:rStyle w:val="PlaceholderText"/>
            </w:rPr>
            <w:t>Click or tap here to enter text.</w:t>
          </w:r>
        </w:sdtContent>
      </w:sdt>
      <w:r>
        <w:br/>
        <w:t xml:space="preserve">Summary of comments: </w:t>
      </w:r>
      <w:r>
        <w:br/>
      </w:r>
      <w:r w:rsidR="00D55C8B" w:rsidRPr="00D55C8B">
        <w:lastRenderedPageBreak/>
        <w:t>Result of Primary Working Group review</w:t>
      </w:r>
      <w:r>
        <w:t xml:space="preserve">: </w:t>
      </w:r>
      <w:sdt>
        <w:sdtPr>
          <w:alias w:val="Results of review of comments by Primary WG"/>
          <w:tag w:val="Results of review of comments by Primary WG"/>
          <w:id w:val="343521067"/>
          <w:placeholder>
            <w:docPart w:val="C79504BD7DB34449BC85CB2F75E1E6D5"/>
          </w:placeholder>
          <w:temporary/>
          <w:showingPlcHdr/>
          <w15:color w:val="000080"/>
        </w:sdtPr>
        <w:sdtContent>
          <w:r w:rsidR="00012128" w:rsidRPr="00C93F72">
            <w:rPr>
              <w:rStyle w:val="PlaceholderText"/>
            </w:rPr>
            <w:t>Click or tap here to enter text.</w:t>
          </w:r>
        </w:sdtContent>
      </w:sdt>
      <w:r>
        <w:br/>
      </w:r>
      <w:r w:rsidRPr="00842C56">
        <w:rPr>
          <w:i/>
        </w:rPr>
        <w:t>(e.g. Reviewed and accepted, reviewed but not accepted, revi</w:t>
      </w:r>
      <w:r>
        <w:rPr>
          <w:i/>
        </w:rPr>
        <w:t>ewed with partial acceptance; p</w:t>
      </w:r>
      <w:r w:rsidRPr="00842C56">
        <w:rPr>
          <w:i/>
        </w:rPr>
        <w:t>rovide details to explain):</w:t>
      </w:r>
    </w:p>
    <w:p w14:paraId="11C6E033" w14:textId="77777777" w:rsidR="007A0FCD" w:rsidRPr="0091481F" w:rsidRDefault="007A0FCD" w:rsidP="0091481F">
      <w:pPr>
        <w:pStyle w:val="Heading1"/>
        <w:ind w:left="-540"/>
        <w:rPr>
          <w:sz w:val="36"/>
        </w:rPr>
      </w:pPr>
      <w:r w:rsidRPr="0091481F">
        <w:rPr>
          <w:sz w:val="36"/>
        </w:rPr>
        <w:t>Document Revisions</w:t>
      </w:r>
    </w:p>
    <w:p w14:paraId="2B79FF47" w14:textId="0E7C6557" w:rsidR="0077760A" w:rsidRPr="0077760A" w:rsidRDefault="0077760A" w:rsidP="0077760A">
      <w:pPr>
        <w:ind w:left="-450"/>
        <w:rPr>
          <w:i/>
        </w:rPr>
      </w:pPr>
      <w:r w:rsidRPr="0077760A">
        <w:rPr>
          <w:i/>
        </w:rPr>
        <w:t>In the appropriate sections bel</w:t>
      </w:r>
      <w:r>
        <w:rPr>
          <w:i/>
        </w:rPr>
        <w:t xml:space="preserve">ow, </w:t>
      </w:r>
      <w:r w:rsidRPr="0077760A">
        <w:rPr>
          <w:i/>
        </w:rPr>
        <w:t xml:space="preserve">provide the current </w:t>
      </w:r>
      <w:r>
        <w:rPr>
          <w:i/>
        </w:rPr>
        <w:t>language approved by Stakeholders</w:t>
      </w:r>
      <w:r w:rsidRPr="0077760A">
        <w:rPr>
          <w:i/>
        </w:rPr>
        <w:t>, with all proposed revisions included in redlined/editable format.</w:t>
      </w:r>
    </w:p>
    <w:p w14:paraId="1593D1A2" w14:textId="30DE6735" w:rsidR="00C81969" w:rsidRDefault="00C81969" w:rsidP="00C81969">
      <w:pPr>
        <w:pStyle w:val="Heading4"/>
        <w:ind w:left="-450"/>
      </w:pPr>
      <w:r>
        <w:t xml:space="preserve">SPP </w:t>
      </w:r>
      <w:r w:rsidR="00F076A6">
        <w:t xml:space="preserve">open access transmission Tariff </w:t>
      </w:r>
    </w:p>
    <w:p w14:paraId="5DD4179B" w14:textId="77777777" w:rsidR="00BF5323" w:rsidRPr="00174718" w:rsidRDefault="00BF5323" w:rsidP="00BF5323">
      <w:pPr>
        <w:tabs>
          <w:tab w:val="clear" w:pos="2431"/>
        </w:tabs>
        <w:ind w:left="720" w:hanging="720"/>
        <w:jc w:val="both"/>
        <w:outlineLvl w:val="2"/>
        <w:rPr>
          <w:rFonts w:ascii="Times New Roman" w:eastAsia="Times New Roman" w:hAnsi="Times New Roman" w:cs="Times New Roman"/>
          <w:b/>
          <w:snapToGrid w:val="0"/>
          <w:sz w:val="24"/>
          <w:szCs w:val="20"/>
        </w:rPr>
      </w:pPr>
      <w:r w:rsidRPr="00174718">
        <w:rPr>
          <w:rFonts w:ascii="Times New Roman" w:eastAsia="Times New Roman" w:hAnsi="Times New Roman" w:cs="Times New Roman"/>
          <w:b/>
          <w:snapToGrid w:val="0"/>
          <w:sz w:val="24"/>
          <w:szCs w:val="20"/>
        </w:rPr>
        <w:t>R - Definitions</w:t>
      </w:r>
    </w:p>
    <w:p w14:paraId="2C9A82DB"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p>
    <w:p w14:paraId="3E9AD47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sz w:val="24"/>
          <w:szCs w:val="20"/>
        </w:rPr>
        <w:t xml:space="preserve">Real-Time:  </w:t>
      </w:r>
      <w:r w:rsidRPr="00174718">
        <w:rPr>
          <w:rFonts w:ascii="Times New Roman" w:eastAsia="Times New Roman" w:hAnsi="Times New Roman" w:cs="Times New Roman"/>
          <w:sz w:val="24"/>
          <w:szCs w:val="20"/>
        </w:rPr>
        <w:t>As defined in Attachment AE to this Tariff.</w:t>
      </w:r>
    </w:p>
    <w:p w14:paraId="54D5A8F4"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23BF7CAC"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Real-Time Balancing Market (“RTBM”):</w:t>
      </w:r>
      <w:r w:rsidRPr="00174718">
        <w:rPr>
          <w:rFonts w:ascii="Times New Roman" w:eastAsia="Times New Roman" w:hAnsi="Times New Roman" w:cs="Times New Roman"/>
          <w:sz w:val="24"/>
          <w:szCs w:val="20"/>
        </w:rPr>
        <w:t xml:space="preserve">  The market operated by the Transmission Provider continuously in real-time to balance the system through deployment of Energy and to clear each Operating Reserve product.</w:t>
      </w:r>
    </w:p>
    <w:p w14:paraId="041E98C5"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24D77F95"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ab/>
        <w:t xml:space="preserve">Receiving Party: </w:t>
      </w:r>
      <w:r w:rsidRPr="00174718">
        <w:rPr>
          <w:rFonts w:ascii="Times New Roman" w:eastAsia="Times New Roman" w:hAnsi="Times New Roman" w:cs="Times New Roman"/>
          <w:sz w:val="24"/>
          <w:szCs w:val="20"/>
        </w:rPr>
        <w:t xml:space="preserve"> The entity receiving the capacity and energy transmitted by the Transmission Provider to Point(s) of Delivery.</w:t>
      </w:r>
    </w:p>
    <w:p w14:paraId="7A462B93"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7102AC4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Region-wide Annual Transmission Revenue Requirement:</w:t>
      </w:r>
      <w:r w:rsidRPr="00174718">
        <w:rPr>
          <w:rFonts w:ascii="Times New Roman" w:eastAsia="Times New Roman" w:hAnsi="Times New Roman" w:cs="Times New Roman"/>
          <w:b/>
          <w:sz w:val="24"/>
          <w:szCs w:val="20"/>
        </w:rPr>
        <w:t xml:space="preserve"> </w:t>
      </w:r>
      <w:r w:rsidRPr="00174718">
        <w:rPr>
          <w:rFonts w:ascii="Times New Roman" w:eastAsia="Times New Roman" w:hAnsi="Times New Roman" w:cs="Times New Roman"/>
          <w:sz w:val="24"/>
          <w:szCs w:val="20"/>
        </w:rPr>
        <w:t xml:space="preserve"> The sum of the annual transmission revenue requirements</w:t>
      </w:r>
      <w:r w:rsidRPr="00174718">
        <w:rPr>
          <w:rFonts w:ascii="Times New Roman" w:eastAsia="Times New Roman" w:hAnsi="Times New Roman" w:cs="Times New Roman"/>
          <w:i/>
          <w:sz w:val="24"/>
          <w:szCs w:val="20"/>
        </w:rPr>
        <w:t xml:space="preserve"> </w:t>
      </w:r>
      <w:r w:rsidRPr="00174718">
        <w:rPr>
          <w:rFonts w:ascii="Times New Roman" w:eastAsia="Times New Roman" w:hAnsi="Times New Roman" w:cs="Times New Roman"/>
          <w:sz w:val="24"/>
          <w:szCs w:val="20"/>
        </w:rPr>
        <w:t>as set forth in Attachment H, Table 2-A and Table 2-B.</w:t>
      </w:r>
    </w:p>
    <w:p w14:paraId="0E98D03B"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17791B36"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r w:rsidRPr="00174718">
        <w:rPr>
          <w:rFonts w:ascii="Times New Roman" w:eastAsia="Times New Roman" w:hAnsi="Times New Roman" w:cs="Times New Roman"/>
          <w:b/>
          <w:sz w:val="24"/>
          <w:szCs w:val="20"/>
        </w:rPr>
        <w:tab/>
        <w:t>Region-wide Charge:</w:t>
      </w:r>
      <w:r w:rsidRPr="00174718">
        <w:rPr>
          <w:rFonts w:ascii="Times New Roman" w:eastAsia="Times New Roman" w:hAnsi="Times New Roman" w:cs="Times New Roman"/>
          <w:b/>
          <w:bCs/>
          <w:sz w:val="24"/>
          <w:szCs w:val="20"/>
        </w:rPr>
        <w:t xml:space="preserve"> </w:t>
      </w:r>
      <w:r w:rsidRPr="00174718">
        <w:rPr>
          <w:rFonts w:ascii="Times New Roman" w:eastAsia="Times New Roman" w:hAnsi="Times New Roman" w:cs="Times New Roman"/>
          <w:bCs/>
          <w:sz w:val="24"/>
          <w:szCs w:val="20"/>
        </w:rPr>
        <w:t xml:space="preserve"> Regional component of the charge assessed by the Transmission Provider in accordance with Schedule 11</w:t>
      </w:r>
      <w:r w:rsidRPr="00174718">
        <w:rPr>
          <w:rFonts w:ascii="Times New Roman" w:eastAsia="Times New Roman" w:hAnsi="Times New Roman" w:cs="Times New Roman"/>
          <w:sz w:val="24"/>
          <w:szCs w:val="20"/>
        </w:rPr>
        <w:t xml:space="preserve"> to recover the Region-wide Annual Transmission Revenue Requirement</w:t>
      </w:r>
      <w:r w:rsidRPr="00174718">
        <w:rPr>
          <w:rFonts w:ascii="Times New Roman" w:eastAsia="Times New Roman" w:hAnsi="Times New Roman" w:cs="Times New Roman"/>
          <w:bCs/>
          <w:sz w:val="24"/>
          <w:szCs w:val="20"/>
        </w:rPr>
        <w:t>.</w:t>
      </w:r>
    </w:p>
    <w:p w14:paraId="1C15ADCD"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p>
    <w:p w14:paraId="06B95A62"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bCs/>
          <w:sz w:val="24"/>
          <w:szCs w:val="20"/>
        </w:rPr>
        <w:tab/>
      </w:r>
      <w:r w:rsidRPr="00174718">
        <w:rPr>
          <w:rFonts w:ascii="Times New Roman" w:eastAsia="Times New Roman" w:hAnsi="Times New Roman" w:cs="Times New Roman"/>
          <w:b/>
          <w:bCs/>
          <w:sz w:val="24"/>
          <w:szCs w:val="20"/>
        </w:rPr>
        <w:t xml:space="preserve">Region-wide Load Ratio Share: </w:t>
      </w:r>
      <w:r w:rsidRPr="00174718">
        <w:rPr>
          <w:rFonts w:ascii="Times New Roman" w:eastAsia="Times New Roman" w:hAnsi="Times New Roman" w:cs="Times New Roman"/>
          <w:bCs/>
          <w:sz w:val="24"/>
          <w:szCs w:val="20"/>
        </w:rPr>
        <w:t xml:space="preserve"> For application to Section I, Table 2-A of Attachment H, the ratio of a Network Customer’s or Transmission Owner’s Resident Load to total Resident Load in Zones 1 through 18, computed in accordance with Section II.B to Schedule 11 of this Tariff, and calculated on a calendar year basis for the prior calendar year. For application to Section I, Table 2-B of Attachment H, the </w:t>
      </w:r>
      <w:r w:rsidRPr="00174718">
        <w:rPr>
          <w:rFonts w:ascii="Times New Roman" w:eastAsia="Times New Roman" w:hAnsi="Times New Roman" w:cs="Times New Roman"/>
          <w:sz w:val="24"/>
          <w:szCs w:val="20"/>
        </w:rPr>
        <w:t xml:space="preserve">ratio of a Network </w:t>
      </w:r>
      <w:r w:rsidRPr="00174718">
        <w:rPr>
          <w:rFonts w:ascii="Times New Roman" w:eastAsia="Times New Roman" w:hAnsi="Times New Roman" w:cs="Times New Roman"/>
          <w:sz w:val="24"/>
          <w:szCs w:val="20"/>
        </w:rPr>
        <w:lastRenderedPageBreak/>
        <w:t>Customer's or Transmission Owner’s Resident Load to total Resident Load in the SPP Region, with both numerator and denominator limited to Resident Loads subject to the Region-wide Charge, computed in accordance with Section II.C to Schedule 11 of this Tariff, and calculated on a calendar year basis for the prior calendar year.  Customer loads used to determine the Region-wide Load Ratio Share shall be adjusted for real power losses in accordance with the provisions set out in Section 28.5 of this Tariff.</w:t>
      </w:r>
    </w:p>
    <w:p w14:paraId="0FCD0AF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482A6365"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sz w:val="24"/>
          <w:szCs w:val="20"/>
        </w:rPr>
        <w:t>Region-wide Rate:</w:t>
      </w:r>
      <w:r w:rsidRPr="00174718">
        <w:rPr>
          <w:rFonts w:ascii="Times New Roman" w:eastAsia="Times New Roman" w:hAnsi="Times New Roman" w:cs="Times New Roman"/>
          <w:b/>
          <w:bCs/>
          <w:sz w:val="24"/>
          <w:szCs w:val="20"/>
        </w:rPr>
        <w:t xml:space="preserve"> </w:t>
      </w:r>
      <w:r w:rsidRPr="00174718">
        <w:rPr>
          <w:rFonts w:ascii="Times New Roman" w:eastAsia="Times New Roman" w:hAnsi="Times New Roman" w:cs="Times New Roman"/>
          <w:bCs/>
          <w:sz w:val="24"/>
          <w:szCs w:val="20"/>
        </w:rPr>
        <w:t xml:space="preserve"> Regional component of the rate per kW of Reserved Capacity assessed by the Transmission Provider in accordance with Schedule 11 </w:t>
      </w:r>
      <w:r w:rsidRPr="00174718">
        <w:rPr>
          <w:rFonts w:ascii="Times New Roman" w:eastAsia="Times New Roman" w:hAnsi="Times New Roman" w:cs="Times New Roman"/>
          <w:sz w:val="24"/>
          <w:szCs w:val="20"/>
        </w:rPr>
        <w:t>to recover the Region-wide Annual Transmission Revenue Requirement</w:t>
      </w:r>
      <w:r w:rsidRPr="00174718">
        <w:rPr>
          <w:rFonts w:ascii="Times New Roman" w:eastAsia="Times New Roman" w:hAnsi="Times New Roman" w:cs="Times New Roman"/>
          <w:bCs/>
          <w:sz w:val="24"/>
          <w:szCs w:val="20"/>
        </w:rPr>
        <w:t>.</w:t>
      </w:r>
    </w:p>
    <w:p w14:paraId="1D34065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p>
    <w:p w14:paraId="6FE3F99D"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color w:val="000000"/>
          <w:sz w:val="24"/>
          <w:szCs w:val="20"/>
        </w:rPr>
      </w:pPr>
      <w:r w:rsidRPr="00174718">
        <w:rPr>
          <w:rFonts w:ascii="Times New Roman" w:eastAsia="Times New Roman" w:hAnsi="Times New Roman" w:cs="Times New Roman"/>
          <w:bCs/>
          <w:sz w:val="24"/>
          <w:szCs w:val="20"/>
        </w:rPr>
        <w:tab/>
      </w:r>
      <w:smartTag w:uri="urn:schemas-microsoft-com:office:smarttags" w:element="place">
        <w:smartTag w:uri="urn:schemas-microsoft-com:office:smarttags" w:element="PlaceName">
          <w:r w:rsidRPr="00174718">
            <w:rPr>
              <w:rFonts w:ascii="Times New Roman" w:eastAsia="Times New Roman" w:hAnsi="Times New Roman" w:cs="Times New Roman"/>
              <w:b/>
              <w:bCs/>
              <w:sz w:val="24"/>
              <w:szCs w:val="20"/>
            </w:rPr>
            <w:t>Regional</w:t>
          </w:r>
        </w:smartTag>
        <w:r w:rsidRPr="00174718">
          <w:rPr>
            <w:rFonts w:ascii="Times New Roman" w:eastAsia="Times New Roman" w:hAnsi="Times New Roman" w:cs="Times New Roman"/>
            <w:b/>
            <w:bCs/>
            <w:sz w:val="24"/>
            <w:szCs w:val="20"/>
          </w:rPr>
          <w:t xml:space="preserve"> </w:t>
        </w:r>
        <w:smartTag w:uri="urn:schemas-microsoft-com:office:smarttags" w:element="PlaceType">
          <w:r w:rsidRPr="00174718">
            <w:rPr>
              <w:rFonts w:ascii="Times New Roman" w:eastAsia="Times New Roman" w:hAnsi="Times New Roman" w:cs="Times New Roman"/>
              <w:b/>
              <w:bCs/>
              <w:sz w:val="24"/>
              <w:szCs w:val="20"/>
            </w:rPr>
            <w:t>State</w:t>
          </w:r>
        </w:smartTag>
      </w:smartTag>
      <w:r w:rsidRPr="00174718">
        <w:rPr>
          <w:rFonts w:ascii="Times New Roman" w:eastAsia="Times New Roman" w:hAnsi="Times New Roman" w:cs="Times New Roman"/>
          <w:b/>
          <w:bCs/>
          <w:sz w:val="24"/>
          <w:szCs w:val="20"/>
        </w:rPr>
        <w:t xml:space="preserve"> Committee:</w:t>
      </w:r>
      <w:r w:rsidRPr="00174718">
        <w:rPr>
          <w:rFonts w:ascii="Times New Roman" w:eastAsia="Times New Roman" w:hAnsi="Times New Roman" w:cs="Times New Roman"/>
          <w:b/>
          <w:color w:val="000000"/>
          <w:sz w:val="24"/>
          <w:szCs w:val="20"/>
        </w:rPr>
        <w:t xml:space="preserve"> </w:t>
      </w:r>
      <w:r w:rsidRPr="00174718">
        <w:rPr>
          <w:rFonts w:ascii="Times New Roman" w:eastAsia="Times New Roman" w:hAnsi="Times New Roman" w:cs="Times New Roman"/>
          <w:color w:val="000000"/>
          <w:sz w:val="24"/>
          <w:szCs w:val="20"/>
        </w:rPr>
        <w:t>A voluntary organization comprised of one designated commissioner from each participating state regulatory commission having jurisdiction over an SPP Member, established to collectively provide both direction and input on all matters pertinent to the participation of the Members in SPP pursuant to the SPP Bylaws.</w:t>
      </w:r>
    </w:p>
    <w:p w14:paraId="17EBFD3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p>
    <w:p w14:paraId="535DE026"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Regional Transmission Group (RTG):  </w:t>
      </w:r>
      <w:r w:rsidRPr="00174718">
        <w:rPr>
          <w:rFonts w:ascii="Times New Roman" w:eastAsia="Times New Roman" w:hAnsi="Times New Roman" w:cs="Times New Roman"/>
          <w:bCs/>
          <w:sz w:val="24"/>
          <w:szCs w:val="20"/>
        </w:rPr>
        <w:t>A voluntary organization of Transmission Owners, transmission users and other entities approved by the Commission to efficiently coordinate transmission planning (and expansion), operation and use on a regional (and interregional) basis.</w:t>
      </w:r>
    </w:p>
    <w:p w14:paraId="536D0259"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sz w:val="24"/>
          <w:szCs w:val="20"/>
        </w:rPr>
      </w:pPr>
    </w:p>
    <w:p w14:paraId="17FFE36E"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 xml:space="preserve">Reliability Unit Commitment:   </w:t>
      </w:r>
      <w:r w:rsidRPr="00174718">
        <w:rPr>
          <w:rFonts w:ascii="Times New Roman" w:eastAsia="Times New Roman" w:hAnsi="Times New Roman" w:cs="Times New Roman"/>
          <w:bCs/>
          <w:sz w:val="24"/>
          <w:szCs w:val="20"/>
        </w:rPr>
        <w:t>As defined in Attachment AE of this Tariff.</w:t>
      </w:r>
    </w:p>
    <w:p w14:paraId="4EC4B74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sz w:val="24"/>
          <w:szCs w:val="20"/>
        </w:rPr>
      </w:pPr>
    </w:p>
    <w:p w14:paraId="6BB8AB42"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Cs/>
          <w:sz w:val="24"/>
          <w:szCs w:val="20"/>
        </w:rPr>
      </w:pPr>
      <w:r w:rsidRPr="00174718">
        <w:rPr>
          <w:rFonts w:ascii="Times New Roman" w:eastAsia="Times New Roman" w:hAnsi="Times New Roman" w:cs="Times New Roman"/>
          <w:b/>
          <w:bCs/>
          <w:sz w:val="24"/>
          <w:szCs w:val="20"/>
        </w:rPr>
        <w:tab/>
        <w:t xml:space="preserve">Reserve Sharing System:  </w:t>
      </w:r>
      <w:r w:rsidRPr="00174718">
        <w:rPr>
          <w:rFonts w:ascii="Times New Roman" w:eastAsia="Times New Roman" w:hAnsi="Times New Roman" w:cs="Times New Roman"/>
          <w:bCs/>
          <w:sz w:val="24"/>
          <w:szCs w:val="20"/>
        </w:rPr>
        <w:t>The Transmission Provider’s computer system that receives and records contingency events and requests for assistance by Reserve Sharing Group members, calculates and communicates the appropriate reserve capacity obligations and reserve energy responsibilities for events to all Reserve Sharing Group members and creates applicable Energy schedules for deployment by the Reserve Sharing Group members.</w:t>
      </w:r>
    </w:p>
    <w:p w14:paraId="268EFC36"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sz w:val="24"/>
          <w:szCs w:val="20"/>
        </w:rPr>
      </w:pPr>
    </w:p>
    <w:p w14:paraId="566E798F"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lastRenderedPageBreak/>
        <w:tab/>
        <w:t xml:space="preserve">Reserved Capacity:  </w:t>
      </w:r>
      <w:r w:rsidRPr="00174718">
        <w:rPr>
          <w:rFonts w:ascii="Times New Roman" w:eastAsia="Times New Roman" w:hAnsi="Times New Roman" w:cs="Times New Roman"/>
          <w:bCs/>
          <w:sz w:val="24"/>
          <w:szCs w:val="20"/>
        </w:rPr>
        <w:t>The maximum amount of capacity and energy that the Transmission Provider agrees to transmit for the Transmission Customer over the Transmission Provider's Transmission System between the Point(s) of Receipt and the Point(s) of Delivery under Part II of the Tariff.  Reserved Capacity shall be expressed in terms of whole megawatts on a sixty (60) minute interval (commencing on the clock hour) basis.</w:t>
      </w:r>
    </w:p>
    <w:p w14:paraId="673A49E6"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4231EC6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bCs/>
          <w:sz w:val="24"/>
          <w:szCs w:val="20"/>
        </w:rPr>
        <w:tab/>
      </w:r>
      <w:r w:rsidRPr="00174718">
        <w:rPr>
          <w:rFonts w:ascii="Times New Roman" w:eastAsia="Times New Roman" w:hAnsi="Times New Roman" w:cs="Times New Roman"/>
          <w:b/>
          <w:bCs/>
          <w:sz w:val="24"/>
          <w:szCs w:val="20"/>
        </w:rPr>
        <w:t>Resident Load:</w:t>
      </w:r>
      <w:r w:rsidRPr="00174718">
        <w:rPr>
          <w:rFonts w:ascii="Times New Roman" w:eastAsia="Times New Roman" w:hAnsi="Times New Roman" w:cs="Times New Roman"/>
          <w:b/>
          <w:sz w:val="24"/>
          <w:szCs w:val="20"/>
        </w:rPr>
        <w:t xml:space="preserve"> </w:t>
      </w:r>
      <w:r w:rsidRPr="00174718">
        <w:rPr>
          <w:rFonts w:ascii="Times New Roman" w:eastAsia="Times New Roman" w:hAnsi="Times New Roman" w:cs="Times New Roman"/>
          <w:sz w:val="24"/>
          <w:szCs w:val="20"/>
        </w:rPr>
        <w:t xml:space="preserve"> The load specified in Section 41 of the Tariff.</w:t>
      </w:r>
    </w:p>
    <w:p w14:paraId="1047CC58"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2D770F08" w14:textId="77777777" w:rsidR="00BF5323" w:rsidRPr="00174718" w:rsidRDefault="00BF5323" w:rsidP="00BF5323">
      <w:pPr>
        <w:tabs>
          <w:tab w:val="clear" w:pos="2431"/>
        </w:tabs>
        <w:spacing w:after="0" w:line="360" w:lineRule="auto"/>
        <w:ind w:left="720" w:firstLine="7"/>
        <w:jc w:val="both"/>
        <w:rPr>
          <w:rFonts w:ascii="Times New Roman" w:eastAsia="Times New Roman" w:hAnsi="Times New Roman" w:cs="Times New Roman"/>
          <w:sz w:val="24"/>
          <w:szCs w:val="20"/>
        </w:rPr>
      </w:pPr>
      <w:r w:rsidRPr="00174718">
        <w:rPr>
          <w:rFonts w:ascii="Times New Roman" w:eastAsia="Times New Roman" w:hAnsi="Times New Roman" w:cs="Arial"/>
          <w:b/>
          <w:bCs/>
          <w:sz w:val="24"/>
          <w:szCs w:val="26"/>
        </w:rPr>
        <w:t xml:space="preserve">Resource:  </w:t>
      </w:r>
      <w:r w:rsidRPr="00174718">
        <w:rPr>
          <w:rFonts w:ascii="Times New Roman" w:eastAsia="Times New Roman" w:hAnsi="Times New Roman" w:cs="Arial"/>
          <w:bCs/>
          <w:sz w:val="24"/>
          <w:szCs w:val="26"/>
        </w:rPr>
        <w:t>An asset that injects energy into the transmission grid or reduces the withdrawal of energy from the transmission grid</w:t>
      </w: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Arial"/>
          <w:bCs/>
          <w:sz w:val="24"/>
          <w:szCs w:val="26"/>
        </w:rPr>
        <w:t>including a Demand Response Resource, a Variable Energy Resource, a Dispatchable Resource, External Resource, and External Dynamic Resource.</w:t>
      </w:r>
    </w:p>
    <w:p w14:paraId="4B886F30"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4C1E50A4"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Revenue Requirements and Rates File (RRR File):  </w:t>
      </w:r>
      <w:r w:rsidRPr="00174718">
        <w:rPr>
          <w:rFonts w:ascii="Times New Roman" w:eastAsia="Times New Roman" w:hAnsi="Times New Roman" w:cs="Times New Roman"/>
          <w:sz w:val="24"/>
          <w:szCs w:val="20"/>
        </w:rPr>
        <w:t>A file posted on the SPP website as a reference to:  (i) Annual Transmission Revenue Requirements (ATRRs) for Network Integration Transmission Service, as referenced in Attachment H to this Tariff; (ii) Base Plan ATRR allocation; (iii) allocation factors for Base Plan funded projects; (iv) notes on the calculation of Base Plan ATRR amounts on a Region-wide</w:t>
      </w:r>
      <w:ins w:id="4" w:author="Author" w:date="2024-11-12T13:23:00Z" w16du:dateUtc="2024-11-12T19:23:00Z">
        <w:r w:rsidRPr="00174718">
          <w:rPr>
            <w:rFonts w:ascii="Times New Roman" w:eastAsia="Times New Roman" w:hAnsi="Times New Roman" w:cs="Times New Roman"/>
            <w:sz w:val="24"/>
            <w:szCs w:val="20"/>
          </w:rPr>
          <w:t>, Sub</w:t>
        </w:r>
      </w:ins>
      <w:ins w:id="5" w:author="Author" w:date="2024-11-12T13:24:00Z" w16du:dateUtc="2024-11-12T19:24:00Z">
        <w:r w:rsidRPr="00174718">
          <w:rPr>
            <w:rFonts w:ascii="Times New Roman" w:eastAsia="Times New Roman" w:hAnsi="Times New Roman" w:cs="Times New Roman"/>
            <w:sz w:val="24"/>
            <w:szCs w:val="20"/>
          </w:rPr>
          <w:t>region</w:t>
        </w:r>
      </w:ins>
      <w:ins w:id="6" w:author="Author" w:date="2024-12-03T08:15:00Z" w16du:dateUtc="2024-12-03T14:15:00Z">
        <w:r w:rsidRPr="00174718">
          <w:rPr>
            <w:rFonts w:ascii="Times New Roman" w:eastAsia="Times New Roman" w:hAnsi="Times New Roman" w:cs="Times New Roman"/>
            <w:sz w:val="24"/>
            <w:szCs w:val="20"/>
          </w:rPr>
          <w:t>al</w:t>
        </w:r>
      </w:ins>
      <w:ins w:id="7" w:author="Marisa Choate" w:date="2025-02-04T08:43:00Z" w16du:dateUtc="2025-02-04T14:43:00Z">
        <w:r w:rsidRPr="00174718">
          <w:rPr>
            <w:rFonts w:ascii="Times New Roman" w:eastAsia="Times New Roman" w:hAnsi="Times New Roman" w:cs="Times New Roman"/>
            <w:sz w:val="24"/>
            <w:szCs w:val="20"/>
          </w:rPr>
          <w:t>,</w:t>
        </w:r>
      </w:ins>
      <w:r w:rsidRPr="00174718">
        <w:rPr>
          <w:rFonts w:ascii="Times New Roman" w:eastAsia="Times New Roman" w:hAnsi="Times New Roman" w:cs="Times New Roman"/>
          <w:sz w:val="24"/>
          <w:szCs w:val="20"/>
        </w:rPr>
        <w:t xml:space="preserve"> and Zonal basis; (v) ATRR reallocation for Balanced Portfolio projects; (vi) the calculation of Base Plan Point-To-Point Transmission Service rates on a Region-wide</w:t>
      </w:r>
      <w:ins w:id="8" w:author="Author" w:date="2024-11-12T13:24:00Z" w16du:dateUtc="2024-11-12T19:24:00Z">
        <w:r w:rsidRPr="00174718">
          <w:rPr>
            <w:rFonts w:ascii="Times New Roman" w:eastAsia="Times New Roman" w:hAnsi="Times New Roman" w:cs="Times New Roman"/>
            <w:sz w:val="24"/>
            <w:szCs w:val="20"/>
          </w:rPr>
          <w:t>, Subregion</w:t>
        </w:r>
      </w:ins>
      <w:ins w:id="9" w:author="Author" w:date="2024-12-03T08:15:00Z" w16du:dateUtc="2024-12-03T14:15:00Z">
        <w:r w:rsidRPr="00174718">
          <w:rPr>
            <w:rFonts w:ascii="Times New Roman" w:eastAsia="Times New Roman" w:hAnsi="Times New Roman" w:cs="Times New Roman"/>
            <w:sz w:val="24"/>
            <w:szCs w:val="20"/>
          </w:rPr>
          <w:t>al</w:t>
        </w:r>
      </w:ins>
      <w:ins w:id="10" w:author="Marisa Choate" w:date="2025-02-04T08:43:00Z" w16du:dateUtc="2025-02-04T14:43:00Z">
        <w:r w:rsidRPr="00174718">
          <w:rPr>
            <w:rFonts w:ascii="Times New Roman" w:eastAsia="Times New Roman" w:hAnsi="Times New Roman" w:cs="Times New Roman"/>
            <w:sz w:val="24"/>
            <w:szCs w:val="20"/>
          </w:rPr>
          <w:t>,</w:t>
        </w:r>
      </w:ins>
      <w:r w:rsidRPr="00174718">
        <w:rPr>
          <w:rFonts w:ascii="Times New Roman" w:eastAsia="Times New Roman" w:hAnsi="Times New Roman" w:cs="Times New Roman"/>
          <w:sz w:val="24"/>
          <w:szCs w:val="20"/>
        </w:rPr>
        <w:t xml:space="preserve"> and Zonal basis in accordance with Schedule 11; and (vii) the rates for Point-To-Point Transmission Service as referenced in Attachment T in accordance with Schedules 7 and 8.</w:t>
      </w:r>
    </w:p>
    <w:p w14:paraId="42087301"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br w:type="page"/>
      </w:r>
    </w:p>
    <w:p w14:paraId="5930B585" w14:textId="77777777" w:rsidR="00BF5323" w:rsidRPr="00174718" w:rsidRDefault="00BF5323" w:rsidP="00BF5323">
      <w:pPr>
        <w:tabs>
          <w:tab w:val="clear" w:pos="2431"/>
        </w:tabs>
        <w:ind w:left="720" w:hanging="720"/>
        <w:jc w:val="both"/>
        <w:outlineLvl w:val="2"/>
        <w:rPr>
          <w:rFonts w:ascii="Times New Roman" w:eastAsia="Times New Roman" w:hAnsi="Times New Roman" w:cs="Times New Roman"/>
          <w:b/>
          <w:snapToGrid w:val="0"/>
          <w:sz w:val="24"/>
          <w:szCs w:val="20"/>
        </w:rPr>
      </w:pPr>
      <w:r w:rsidRPr="00174718">
        <w:rPr>
          <w:rFonts w:ascii="Times New Roman" w:eastAsia="Times New Roman" w:hAnsi="Times New Roman" w:cs="Times New Roman"/>
          <w:b/>
          <w:bCs/>
          <w:snapToGrid w:val="0"/>
          <w:sz w:val="24"/>
          <w:szCs w:val="24"/>
        </w:rPr>
        <w:lastRenderedPageBreak/>
        <w:t>S - Definitions</w:t>
      </w:r>
    </w:p>
    <w:p w14:paraId="3CB08615"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5B14BA81"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Service Agreement: </w:t>
      </w:r>
      <w:r w:rsidRPr="00174718">
        <w:rPr>
          <w:rFonts w:ascii="Times New Roman" w:eastAsia="Times New Roman" w:hAnsi="Times New Roman" w:cs="Times New Roman"/>
          <w:sz w:val="24"/>
          <w:szCs w:val="24"/>
        </w:rPr>
        <w:t xml:space="preserve"> The initial agreement and any amendments or supplements thereto entered into by the Transmission Customer and the Transmission Provider for service under the Tariff.</w:t>
      </w:r>
    </w:p>
    <w:p w14:paraId="4543CFC3"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55865111"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Service Commencement Date: </w:t>
      </w:r>
      <w:r w:rsidRPr="00174718">
        <w:rPr>
          <w:rFonts w:ascii="Times New Roman" w:eastAsia="Times New Roman" w:hAnsi="Times New Roman" w:cs="Times New Roman"/>
          <w:sz w:val="24"/>
          <w:szCs w:val="24"/>
        </w:rPr>
        <w:t xml:space="preserve"> The date the Transmission Provider begins to provide service pursuant to the terms of an executed Service Agreement, or the date the Transmission Provider begins to provide service in accordance with Section 15.3 or Section 29.1 under the Tariff.</w:t>
      </w:r>
    </w:p>
    <w:p w14:paraId="1CE0E23A"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7A5397DE"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Service Upgrades: </w:t>
      </w:r>
      <w:r w:rsidRPr="00174718">
        <w:rPr>
          <w:rFonts w:ascii="Times New Roman" w:eastAsia="Times New Roman" w:hAnsi="Times New Roman" w:cs="Times New Roman"/>
          <w:sz w:val="24"/>
          <w:szCs w:val="24"/>
        </w:rPr>
        <w:t xml:space="preserve"> Network Upgrades required to provide transmission service requested by an Eligible Customer in accordance with Attachment Z1 to this Tariff.</w:t>
      </w:r>
    </w:p>
    <w:p w14:paraId="73F626D1"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453C13D7"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Short-Term Firm Point-To-Point Transmission Service: </w:t>
      </w:r>
      <w:r w:rsidRPr="00174718">
        <w:rPr>
          <w:rFonts w:ascii="Times New Roman" w:eastAsia="Times New Roman" w:hAnsi="Times New Roman" w:cs="Times New Roman"/>
          <w:sz w:val="24"/>
          <w:szCs w:val="24"/>
        </w:rPr>
        <w:t xml:space="preserve"> Firm Point-To-Point Transmission Service under Part II of the Tariff with a term of less than one year.</w:t>
      </w:r>
    </w:p>
    <w:p w14:paraId="2CD1F8F2"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0E482D97"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Short-Term Service: </w:t>
      </w:r>
      <w:r w:rsidRPr="00174718">
        <w:rPr>
          <w:rFonts w:ascii="Times New Roman" w:eastAsia="Times New Roman" w:hAnsi="Times New Roman" w:cs="Times New Roman"/>
          <w:sz w:val="24"/>
          <w:szCs w:val="24"/>
        </w:rPr>
        <w:t xml:space="preserve"> Short-Term Firm Point-To-Point Transmission Service or Network Integration Transmission Service of less than one year.</w:t>
      </w:r>
    </w:p>
    <w:p w14:paraId="0209ACE3"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483A2854"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Sponsored Upgrades: </w:t>
      </w:r>
      <w:r w:rsidRPr="00174718">
        <w:rPr>
          <w:rFonts w:ascii="Times New Roman" w:eastAsia="Times New Roman" w:hAnsi="Times New Roman" w:cs="Times New Roman"/>
          <w:sz w:val="24"/>
          <w:szCs w:val="24"/>
        </w:rPr>
        <w:t xml:space="preserve"> Network Upgrades, requested by a Transmission Customer or other entity, which do not meet the definition of any other category of Network Upgrades.</w:t>
      </w:r>
    </w:p>
    <w:p w14:paraId="7A29EA44"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350D3C0C"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SPP: </w:t>
      </w:r>
      <w:r w:rsidRPr="00174718">
        <w:rPr>
          <w:rFonts w:ascii="Times New Roman" w:eastAsia="Times New Roman" w:hAnsi="Times New Roman" w:cs="Times New Roman"/>
          <w:sz w:val="24"/>
          <w:szCs w:val="24"/>
        </w:rPr>
        <w:t xml:space="preserve"> The Southwest Power Pool, Inc.</w:t>
      </w:r>
    </w:p>
    <w:p w14:paraId="57C57040"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4C702390"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SPP Bylaws:</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sz w:val="24"/>
          <w:szCs w:val="24"/>
        </w:rPr>
        <w:t>The Bylaws of SPP filed at FERC that set forth the governance structure and other organizational authorities and obligations for SPP.</w:t>
      </w:r>
    </w:p>
    <w:p w14:paraId="05111CC3"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7C892952"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SPP Criteria:  </w:t>
      </w:r>
      <w:r w:rsidRPr="00174718">
        <w:rPr>
          <w:rFonts w:ascii="Times New Roman" w:eastAsia="Times New Roman" w:hAnsi="Times New Roman" w:cs="Times New Roman"/>
          <w:sz w:val="24"/>
          <w:szCs w:val="24"/>
        </w:rPr>
        <w:t>The SPP Planning Criteria and SPP Operating Criteria collectively, as approved by the Board of Directors in accordance with the SPP Bylaws, and posted on the SPP website.</w:t>
      </w:r>
    </w:p>
    <w:p w14:paraId="35032FBE"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lastRenderedPageBreak/>
        <w:t xml:space="preserve"> </w:t>
      </w:r>
    </w:p>
    <w:p w14:paraId="564B56BA"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234AFB15"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SPP Membership Agreement: </w:t>
      </w:r>
      <w:r w:rsidRPr="00174718">
        <w:rPr>
          <w:rFonts w:ascii="Times New Roman" w:eastAsia="Times New Roman" w:hAnsi="Times New Roman" w:cs="Times New Roman"/>
          <w:sz w:val="24"/>
          <w:szCs w:val="24"/>
        </w:rPr>
        <w:t xml:space="preserve"> The Southwest Power Pool Membership Agreement detailing the rights and obligations of the SPP and SPP Members.</w:t>
      </w:r>
    </w:p>
    <w:p w14:paraId="0E8F227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242A97F6"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SPP Region: </w:t>
      </w:r>
      <w:r w:rsidRPr="00174718">
        <w:rPr>
          <w:rFonts w:ascii="Times New Roman" w:eastAsia="Times New Roman" w:hAnsi="Times New Roman" w:cs="Times New Roman"/>
          <w:sz w:val="24"/>
          <w:szCs w:val="24"/>
        </w:rPr>
        <w:t xml:space="preserve"> The geographic area of the Transmission System.</w:t>
      </w:r>
    </w:p>
    <w:p w14:paraId="1114729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587CC380"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color w:val="000000"/>
          <w:sz w:val="24"/>
          <w:szCs w:val="24"/>
        </w:rPr>
        <w:t xml:space="preserve">SPP Transmission Expansion Plan (STEP): </w:t>
      </w:r>
      <w:r w:rsidRPr="00174718">
        <w:rPr>
          <w:rFonts w:ascii="Times New Roman" w:eastAsia="Times New Roman" w:hAnsi="Times New Roman" w:cs="Times New Roman"/>
          <w:color w:val="000000"/>
          <w:sz w:val="24"/>
          <w:szCs w:val="24"/>
        </w:rPr>
        <w:t xml:space="preserve"> The plan that describes the transmission expansion projects being considered over the planning period and developed through the stakeholder process in accordance with this Tariff and approved by the SPP Board.</w:t>
      </w:r>
    </w:p>
    <w:p w14:paraId="4564EBA1"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color w:val="000000"/>
          <w:sz w:val="24"/>
          <w:szCs w:val="24"/>
        </w:rPr>
        <w:t xml:space="preserve"> </w:t>
      </w:r>
    </w:p>
    <w:p w14:paraId="4BB04911" w14:textId="77777777" w:rsidR="00BF5323" w:rsidRPr="00174718" w:rsidRDefault="00BF5323" w:rsidP="00BF5323">
      <w:pPr>
        <w:tabs>
          <w:tab w:val="clear" w:pos="2431"/>
        </w:tabs>
        <w:spacing w:after="0" w:line="360" w:lineRule="auto"/>
        <w:ind w:left="720"/>
        <w:jc w:val="both"/>
        <w:rPr>
          <w:ins w:id="11" w:author="Marisa Choate" w:date="2025-01-14T18:47:00Z" w16du:dateUtc="2025-01-14T18:47:30Z"/>
          <w:rFonts w:ascii="Times New Roman" w:eastAsia="Times New Roman" w:hAnsi="Times New Roman" w:cs="Times New Roman"/>
          <w:sz w:val="24"/>
          <w:szCs w:val="20"/>
        </w:rPr>
      </w:pPr>
      <w:r w:rsidRPr="00174718">
        <w:rPr>
          <w:rFonts w:ascii="Times New Roman" w:eastAsia="Times New Roman" w:hAnsi="Times New Roman" w:cs="Times New Roman"/>
          <w:b/>
          <w:bCs/>
          <w:color w:val="000000"/>
          <w:sz w:val="24"/>
          <w:szCs w:val="24"/>
        </w:rPr>
        <w:t>Statutory Load Obligations</w:t>
      </w:r>
      <w:r w:rsidRPr="00174718">
        <w:rPr>
          <w:rFonts w:ascii="Times New Roman" w:eastAsia="Times New Roman" w:hAnsi="Times New Roman" w:cs="Times New Roman"/>
          <w:color w:val="000000"/>
          <w:sz w:val="24"/>
          <w:szCs w:val="24"/>
        </w:rPr>
        <w:t>:  Western-UGP’s power marketing function obligations under Federal law to deliver power and energy from the output of the Federal hydroelectric projects operated by the Department of the Army and the Bureau of Reclamation to loads which include project use loads, preference power customer loads</w:t>
      </w:r>
      <w:r w:rsidRPr="00174718">
        <w:rPr>
          <w:rFonts w:ascii="Times New Roman" w:eastAsia="Times New Roman" w:hAnsi="Times New Roman" w:cs="Times New Roman"/>
          <w:sz w:val="24"/>
          <w:szCs w:val="24"/>
        </w:rPr>
        <w:t xml:space="preserve"> </w:t>
      </w:r>
      <w:r w:rsidRPr="00174718">
        <w:rPr>
          <w:rFonts w:ascii="Times New Roman" w:eastAsia="Times New Roman" w:hAnsi="Times New Roman" w:cs="Times New Roman"/>
          <w:color w:val="000000"/>
          <w:sz w:val="24"/>
          <w:szCs w:val="24"/>
        </w:rPr>
        <w:t>in Iowa, Minnesota, Montana, Nebraska, North Dakota, and South Dakota located in a marketing area defined pursuant to a power marketing plan, and other loads required to be served under Federal law.</w:t>
      </w:r>
    </w:p>
    <w:p w14:paraId="44EFF940" w14:textId="77777777" w:rsidR="00BF5323" w:rsidRPr="00174718" w:rsidRDefault="00BF5323" w:rsidP="00BF5323">
      <w:pPr>
        <w:tabs>
          <w:tab w:val="clear" w:pos="2431"/>
        </w:tabs>
        <w:spacing w:after="0" w:line="360" w:lineRule="auto"/>
        <w:ind w:left="720"/>
        <w:jc w:val="both"/>
        <w:rPr>
          <w:ins w:id="12" w:author="Marisa Choate" w:date="2025-01-14T18:47:00Z" w16du:dateUtc="2025-01-14T18:47:31Z"/>
          <w:rFonts w:ascii="Times New Roman" w:eastAsia="Times New Roman" w:hAnsi="Times New Roman" w:cs="Times New Roman"/>
          <w:color w:val="000000"/>
          <w:sz w:val="24"/>
          <w:szCs w:val="24"/>
        </w:rPr>
      </w:pPr>
    </w:p>
    <w:p w14:paraId="4539F18E" w14:textId="1F8DE0FD" w:rsidR="00BF5323" w:rsidRPr="00174718" w:rsidRDefault="00BF5323" w:rsidP="00BF5323">
      <w:pPr>
        <w:tabs>
          <w:tab w:val="clear" w:pos="2431"/>
        </w:tabs>
        <w:spacing w:after="0" w:line="360" w:lineRule="auto"/>
        <w:ind w:left="720"/>
        <w:jc w:val="both"/>
        <w:rPr>
          <w:ins w:id="13" w:author="Marisa Choate" w:date="2025-01-14T18:47:00Z" w16du:dateUtc="2025-01-14T18:47:33Z"/>
          <w:rFonts w:ascii="Times New Roman" w:eastAsia="Times New Roman" w:hAnsi="Times New Roman" w:cs="Times New Roman"/>
          <w:sz w:val="24"/>
          <w:szCs w:val="20"/>
        </w:rPr>
      </w:pPr>
      <w:ins w:id="14" w:author="Marisa Choate" w:date="2025-01-14T18:52:00Z">
        <w:r w:rsidRPr="00174718">
          <w:rPr>
            <w:rFonts w:ascii="Times New Roman" w:eastAsia="Times New Roman" w:hAnsi="Times New Roman" w:cs="Times New Roman"/>
            <w:b/>
            <w:bCs/>
            <w:sz w:val="24"/>
            <w:szCs w:val="20"/>
          </w:rPr>
          <w:t>Subregion</w:t>
        </w:r>
      </w:ins>
      <w:ins w:id="15" w:author="Marisa Choate" w:date="2025-01-14T18:47:00Z">
        <w:r w:rsidRPr="00174718">
          <w:rPr>
            <w:rFonts w:ascii="Times New Roman" w:eastAsia="Times New Roman" w:hAnsi="Times New Roman" w:cs="Times New Roman"/>
            <w:b/>
            <w:bCs/>
            <w:sz w:val="24"/>
            <w:szCs w:val="20"/>
          </w:rPr>
          <w:t xml:space="preserve">:  </w:t>
        </w:r>
        <w:r w:rsidRPr="00174718">
          <w:rPr>
            <w:rFonts w:ascii="Times New Roman" w:eastAsia="Times New Roman" w:hAnsi="Times New Roman" w:cs="Times New Roman"/>
            <w:sz w:val="24"/>
            <w:szCs w:val="20"/>
          </w:rPr>
          <w:t xml:space="preserve">The group of Zone(s) that comprise each cost allocation area for Base Plan Upgrades between 100kV and 300kV that are approved for construction on or after </w:t>
        </w:r>
        <w:r w:rsidRPr="00174718">
          <w:rPr>
            <w:rFonts w:ascii="Times New Roman" w:eastAsia="Times New Roman" w:hAnsi="Times New Roman" w:cs="Times New Roman"/>
            <w:sz w:val="24"/>
            <w:szCs w:val="20"/>
            <w:highlight w:val="yellow"/>
          </w:rPr>
          <w:t>[Effective Date]</w:t>
        </w:r>
        <w:r w:rsidRPr="00174718">
          <w:rPr>
            <w:rFonts w:ascii="Times New Roman" w:eastAsia="Times New Roman" w:hAnsi="Times New Roman" w:cs="Times New Roman"/>
            <w:sz w:val="24"/>
            <w:szCs w:val="20"/>
          </w:rPr>
          <w:t xml:space="preserve">.  Each Subregion will be a combination of Zone(s) as follows: North </w:t>
        </w:r>
      </w:ins>
      <w:ins w:id="16" w:author="Marisa Choate" w:date="2025-01-14T18:52:00Z">
        <w:r w:rsidRPr="00174718">
          <w:rPr>
            <w:rFonts w:ascii="Times New Roman" w:eastAsia="Times New Roman" w:hAnsi="Times New Roman" w:cs="Times New Roman"/>
            <w:sz w:val="24"/>
            <w:szCs w:val="20"/>
          </w:rPr>
          <w:t>Subregion</w:t>
        </w:r>
      </w:ins>
      <w:ins w:id="17" w:author="Marisa Choate" w:date="2025-01-14T18:47:00Z">
        <w:r w:rsidRPr="00174718">
          <w:rPr>
            <w:rFonts w:ascii="Times New Roman" w:eastAsia="Times New Roman" w:hAnsi="Times New Roman" w:cs="Times New Roman"/>
            <w:sz w:val="24"/>
            <w:szCs w:val="20"/>
          </w:rPr>
          <w:t xml:space="preserve"> (Zone 19 - Upper Missouri); Nebraska Subregion (Zone 16 - Lincoln Electric System, Zone 17 - Nebraska Public Power District, Zone 18 - Omaha Public Power District); Central </w:t>
        </w:r>
      </w:ins>
      <w:ins w:id="18" w:author="Marisa Choate" w:date="2025-01-14T18:53:00Z">
        <w:r w:rsidRPr="00174718">
          <w:rPr>
            <w:rFonts w:ascii="Times New Roman" w:eastAsia="Times New Roman" w:hAnsi="Times New Roman" w:cs="Times New Roman"/>
            <w:sz w:val="24"/>
            <w:szCs w:val="20"/>
          </w:rPr>
          <w:t>Subregion</w:t>
        </w:r>
      </w:ins>
      <w:ins w:id="19" w:author="Marisa Choate" w:date="2025-01-14T18:47:00Z">
        <w:r w:rsidRPr="00174718">
          <w:rPr>
            <w:rFonts w:ascii="Times New Roman" w:eastAsia="Times New Roman" w:hAnsi="Times New Roman" w:cs="Times New Roman"/>
            <w:sz w:val="24"/>
            <w:szCs w:val="20"/>
          </w:rPr>
          <w:t xml:space="preserve"> (Zone 3 - City Utilities of Springfield, Missouri, Zone 4 - Empire District Electric Company, Zone 14 - Evergy Kansas Central, Inc., Zone 6 - Evergy Metro Inc., Zone 9 - Evergy Missouri West, Inc., Zone 2 - Kansas City Board of Public Utilities, Zone 8 - Midwest Energy Inc., Zone 12 - Sunflower Electric Power Cooperation); Southeast Subregion (Zone 1 - American Electric Power - West , Zone 5 - Grand River Dam Authority, </w:t>
        </w:r>
      </w:ins>
      <w:ins w:id="20" w:author="Marisa Choate" w:date="2025-03-20T09:03:00Z" w16du:dateUtc="2025-03-20T14:03:00Z">
        <w:r w:rsidR="00AE4904" w:rsidRPr="00AE4904">
          <w:rPr>
            <w:rFonts w:ascii="Times New Roman" w:eastAsia="Times New Roman" w:hAnsi="Times New Roman" w:cs="Times New Roman"/>
            <w:sz w:val="24"/>
            <w:szCs w:val="20"/>
            <w:highlight w:val="yellow"/>
          </w:rPr>
          <w:t>Zone 7 – Oklahoma Gas and Electric,</w:t>
        </w:r>
        <w:r w:rsidR="00AE4904">
          <w:rPr>
            <w:rFonts w:ascii="Times New Roman" w:eastAsia="Times New Roman" w:hAnsi="Times New Roman" w:cs="Times New Roman"/>
            <w:sz w:val="24"/>
            <w:szCs w:val="20"/>
          </w:rPr>
          <w:t xml:space="preserve"> </w:t>
        </w:r>
      </w:ins>
      <w:ins w:id="21" w:author="Marisa Choate" w:date="2025-01-14T18:47:00Z">
        <w:r w:rsidRPr="00174718">
          <w:rPr>
            <w:rFonts w:ascii="Times New Roman" w:eastAsia="Times New Roman" w:hAnsi="Times New Roman" w:cs="Times New Roman"/>
            <w:sz w:val="24"/>
            <w:szCs w:val="20"/>
          </w:rPr>
          <w:t xml:space="preserve">Zone 10 - Southwestern Power </w:t>
        </w:r>
        <w:r w:rsidRPr="00174718">
          <w:rPr>
            <w:rFonts w:ascii="Times New Roman" w:eastAsia="Times New Roman" w:hAnsi="Times New Roman" w:cs="Times New Roman"/>
            <w:sz w:val="24"/>
            <w:szCs w:val="20"/>
          </w:rPr>
          <w:lastRenderedPageBreak/>
          <w:t xml:space="preserve">Administration, Zone 13 - Western Farmers Electric Cooperative); and Southwest </w:t>
        </w:r>
      </w:ins>
      <w:ins w:id="22" w:author="Marisa Choate" w:date="2025-01-14T18:53:00Z">
        <w:r w:rsidRPr="00174718">
          <w:rPr>
            <w:rFonts w:ascii="Times New Roman" w:eastAsia="Times New Roman" w:hAnsi="Times New Roman" w:cs="Times New Roman"/>
            <w:sz w:val="24"/>
            <w:szCs w:val="20"/>
          </w:rPr>
          <w:t>Subregion</w:t>
        </w:r>
      </w:ins>
      <w:ins w:id="23" w:author="Marisa Choate" w:date="2025-01-14T18:47:00Z">
        <w:r w:rsidRPr="00174718">
          <w:rPr>
            <w:rFonts w:ascii="Times New Roman" w:eastAsia="Times New Roman" w:hAnsi="Times New Roman" w:cs="Times New Roman"/>
            <w:sz w:val="24"/>
            <w:szCs w:val="20"/>
          </w:rPr>
          <w:t xml:space="preserve"> (Zone 11 - Southwestern Public Service).</w:t>
        </w:r>
      </w:ins>
    </w:p>
    <w:p w14:paraId="5AF49E3D" w14:textId="77777777" w:rsidR="00BF5323" w:rsidRPr="00174718" w:rsidRDefault="00BF5323" w:rsidP="00BF5323">
      <w:pPr>
        <w:tabs>
          <w:tab w:val="clear" w:pos="2431"/>
        </w:tabs>
        <w:spacing w:after="0" w:line="360" w:lineRule="auto"/>
        <w:ind w:left="720" w:hanging="720"/>
        <w:jc w:val="both"/>
        <w:rPr>
          <w:ins w:id="24" w:author="Marisa Choate" w:date="2025-01-14T18:47:00Z" w16du:dateUtc="2025-01-14T18:47:33Z"/>
          <w:rFonts w:ascii="Times New Roman" w:eastAsia="Times New Roman" w:hAnsi="Times New Roman" w:cs="Times New Roman"/>
          <w:sz w:val="24"/>
          <w:szCs w:val="20"/>
        </w:rPr>
      </w:pPr>
    </w:p>
    <w:p w14:paraId="75677933" w14:textId="77777777" w:rsidR="00BF5323" w:rsidRPr="00174718" w:rsidRDefault="00BF5323" w:rsidP="00BF5323">
      <w:pPr>
        <w:tabs>
          <w:tab w:val="clear" w:pos="2431"/>
        </w:tabs>
        <w:spacing w:after="0" w:line="360" w:lineRule="auto"/>
        <w:ind w:left="720"/>
        <w:jc w:val="both"/>
        <w:rPr>
          <w:ins w:id="25" w:author="Marisa Choate" w:date="2025-01-14T18:47:00Z" w16du:dateUtc="2025-01-14T18:47:33Z"/>
          <w:rFonts w:ascii="Times New Roman" w:eastAsia="Times New Roman" w:hAnsi="Times New Roman" w:cs="Times New Roman"/>
          <w:sz w:val="24"/>
          <w:szCs w:val="20"/>
        </w:rPr>
      </w:pPr>
      <w:ins w:id="26" w:author="Marisa Choate" w:date="2025-01-14T18:53:00Z">
        <w:r w:rsidRPr="00174718">
          <w:rPr>
            <w:rFonts w:ascii="Times New Roman" w:eastAsia="Times New Roman" w:hAnsi="Times New Roman" w:cs="Times New Roman"/>
            <w:b/>
            <w:bCs/>
            <w:sz w:val="24"/>
            <w:szCs w:val="20"/>
          </w:rPr>
          <w:t>Subregion</w:t>
        </w:r>
      </w:ins>
      <w:ins w:id="27" w:author="Marisa Choate" w:date="2025-01-14T18:47:00Z">
        <w:r w:rsidRPr="00174718">
          <w:rPr>
            <w:rFonts w:ascii="Times New Roman" w:eastAsia="Times New Roman" w:hAnsi="Times New Roman" w:cs="Times New Roman"/>
            <w:b/>
            <w:bCs/>
            <w:sz w:val="24"/>
            <w:szCs w:val="20"/>
          </w:rPr>
          <w:t xml:space="preserve">al Annual Transmission Revenue Requirement:  </w:t>
        </w:r>
        <w:r w:rsidRPr="00174718">
          <w:rPr>
            <w:rFonts w:ascii="Times New Roman" w:eastAsia="Times New Roman" w:hAnsi="Times New Roman" w:cs="Times New Roman"/>
            <w:sz w:val="24"/>
            <w:szCs w:val="20"/>
          </w:rPr>
          <w:t>The sum of the annual transmission revenue requirement for each Base Plan Upgrade and the Accredited Revenue Requirement(s), if any, that are allocated to a Subregion in accordance with Attachment J to this Tariff.</w:t>
        </w:r>
      </w:ins>
    </w:p>
    <w:p w14:paraId="1DA1A113" w14:textId="77777777" w:rsidR="00BF5323" w:rsidRPr="00174718" w:rsidRDefault="00BF5323" w:rsidP="00BF5323">
      <w:pPr>
        <w:tabs>
          <w:tab w:val="clear" w:pos="2431"/>
        </w:tabs>
        <w:spacing w:after="0" w:line="360" w:lineRule="auto"/>
        <w:ind w:left="720"/>
        <w:jc w:val="both"/>
        <w:rPr>
          <w:ins w:id="28" w:author="Marisa Choate" w:date="2025-01-14T18:47:00Z" w16du:dateUtc="2025-01-14T18:47:33Z"/>
          <w:rFonts w:ascii="Times New Roman" w:eastAsia="Times New Roman" w:hAnsi="Times New Roman" w:cs="Times New Roman"/>
          <w:sz w:val="24"/>
          <w:szCs w:val="20"/>
        </w:rPr>
      </w:pPr>
    </w:p>
    <w:p w14:paraId="5CAD2001" w14:textId="77777777" w:rsidR="00BF5323" w:rsidRPr="00174718" w:rsidRDefault="00BF5323" w:rsidP="00BF5323">
      <w:pPr>
        <w:tabs>
          <w:tab w:val="clear" w:pos="2431"/>
        </w:tabs>
        <w:spacing w:after="0" w:line="360" w:lineRule="auto"/>
        <w:ind w:left="720"/>
        <w:jc w:val="both"/>
        <w:rPr>
          <w:ins w:id="29" w:author="Marisa Choate" w:date="2025-01-14T18:47:00Z" w16du:dateUtc="2025-01-14T18:47:33Z"/>
          <w:rFonts w:ascii="Times New Roman" w:eastAsia="Times New Roman" w:hAnsi="Times New Roman" w:cs="Times New Roman"/>
          <w:sz w:val="24"/>
          <w:szCs w:val="20"/>
        </w:rPr>
      </w:pPr>
      <w:ins w:id="30" w:author="Marisa Choate" w:date="2025-01-14T18:47:00Z">
        <w:r w:rsidRPr="00174718">
          <w:rPr>
            <w:rFonts w:ascii="Times New Roman" w:eastAsia="Times New Roman" w:hAnsi="Times New Roman" w:cs="Times New Roman"/>
            <w:b/>
            <w:bCs/>
            <w:sz w:val="24"/>
            <w:szCs w:val="20"/>
          </w:rPr>
          <w:t xml:space="preserve">Subregional Charge:  </w:t>
        </w:r>
        <w:r w:rsidRPr="00174718">
          <w:rPr>
            <w:rFonts w:ascii="Times New Roman" w:eastAsia="Times New Roman" w:hAnsi="Times New Roman" w:cs="Times New Roman"/>
            <w:sz w:val="24"/>
            <w:szCs w:val="20"/>
          </w:rPr>
          <w:t>Component of the charge assessed by the Transmission Provider in accordance with Schedule 11 to recover the Subregional Annual Transmission Revenue Requirement.</w:t>
        </w:r>
      </w:ins>
    </w:p>
    <w:p w14:paraId="78B1B8DA" w14:textId="77777777" w:rsidR="00BF5323" w:rsidRPr="00174718" w:rsidRDefault="00BF5323" w:rsidP="00BF5323">
      <w:pPr>
        <w:tabs>
          <w:tab w:val="clear" w:pos="2431"/>
        </w:tabs>
        <w:spacing w:after="0" w:line="360" w:lineRule="auto"/>
        <w:jc w:val="both"/>
        <w:rPr>
          <w:ins w:id="31" w:author="Marisa Choate" w:date="2025-01-14T18:47:00Z" w16du:dateUtc="2025-01-14T18:47:33Z"/>
          <w:rFonts w:ascii="Times New Roman" w:eastAsia="Times New Roman" w:hAnsi="Times New Roman" w:cs="Times New Roman"/>
          <w:sz w:val="24"/>
          <w:szCs w:val="20"/>
        </w:rPr>
      </w:pPr>
    </w:p>
    <w:p w14:paraId="550D7203" w14:textId="77777777" w:rsidR="00BF5323" w:rsidRPr="00174718" w:rsidRDefault="00BF5323" w:rsidP="00BF5323">
      <w:pPr>
        <w:tabs>
          <w:tab w:val="clear" w:pos="2431"/>
        </w:tabs>
        <w:spacing w:after="0" w:line="360" w:lineRule="auto"/>
        <w:ind w:left="720"/>
        <w:jc w:val="both"/>
        <w:rPr>
          <w:ins w:id="32" w:author="Marisa Choate" w:date="2025-01-14T18:47:00Z" w16du:dateUtc="2025-01-14T18:47:33Z"/>
          <w:rFonts w:ascii="Times New Roman" w:eastAsia="Times New Roman" w:hAnsi="Times New Roman" w:cs="Times New Roman"/>
          <w:sz w:val="24"/>
          <w:szCs w:val="20"/>
        </w:rPr>
      </w:pPr>
      <w:ins w:id="33" w:author="Marisa Choate" w:date="2025-01-14T18:47:00Z">
        <w:r w:rsidRPr="00174718">
          <w:rPr>
            <w:rFonts w:ascii="Times New Roman" w:eastAsia="Times New Roman" w:hAnsi="Times New Roman" w:cs="Times New Roman"/>
            <w:b/>
            <w:bCs/>
            <w:sz w:val="24"/>
            <w:szCs w:val="20"/>
          </w:rPr>
          <w:t xml:space="preserve">Subregional Load Ratio Share:  </w:t>
        </w:r>
        <w:r w:rsidRPr="00174718">
          <w:rPr>
            <w:rFonts w:ascii="Times New Roman" w:eastAsia="Times New Roman" w:hAnsi="Times New Roman" w:cs="Times New Roman"/>
            <w:sz w:val="24"/>
            <w:szCs w:val="20"/>
          </w:rPr>
          <w:t xml:space="preserve">Ratio of a Network Customer's or Transmission Owner’s Resident Load in a Subregion to the total Resident Load in that Subregion computed in accordance with </w:t>
        </w:r>
        <w:r w:rsidRPr="00174718">
          <w:rPr>
            <w:rFonts w:ascii="Times New Roman" w:eastAsia="Times New Roman" w:hAnsi="Times New Roman" w:cs="Times New Roman"/>
            <w:color w:val="2B579A"/>
            <w:sz w:val="24"/>
            <w:szCs w:val="20"/>
          </w:rPr>
          <w:t>Section II.E</w:t>
        </w:r>
        <w:r w:rsidRPr="00174718">
          <w:rPr>
            <w:rFonts w:ascii="Times New Roman" w:eastAsia="Times New Roman" w:hAnsi="Times New Roman" w:cs="Times New Roman"/>
            <w:sz w:val="24"/>
            <w:szCs w:val="20"/>
          </w:rPr>
          <w:t xml:space="preserve"> of Schedule 11 of this Tariff and calculated on a calendar year basis, for the prior calendar year.  Customer loads used to determine the Subregional Load Ratio Share shall be adjusted for real power losses in accordance with the provisions set out in Section 28.5 of this Tariff.</w:t>
        </w:r>
      </w:ins>
    </w:p>
    <w:p w14:paraId="7FDBCFCD" w14:textId="77777777" w:rsidR="00BF5323" w:rsidRPr="00174718" w:rsidRDefault="00BF5323" w:rsidP="00BF5323">
      <w:pPr>
        <w:tabs>
          <w:tab w:val="clear" w:pos="2431"/>
        </w:tabs>
        <w:spacing w:after="0" w:line="360" w:lineRule="auto"/>
        <w:ind w:left="720"/>
        <w:jc w:val="both"/>
        <w:rPr>
          <w:ins w:id="34" w:author="Marisa Choate" w:date="2025-01-14T18:47:00Z" w16du:dateUtc="2025-01-14T18:47:33Z"/>
          <w:rFonts w:ascii="Times New Roman" w:eastAsia="Times New Roman" w:hAnsi="Times New Roman" w:cs="Times New Roman"/>
          <w:sz w:val="24"/>
          <w:szCs w:val="20"/>
        </w:rPr>
      </w:pPr>
    </w:p>
    <w:p w14:paraId="2EBFEF33" w14:textId="77777777" w:rsidR="00BF5323" w:rsidRPr="00174718" w:rsidRDefault="00BF5323" w:rsidP="00BF5323">
      <w:pPr>
        <w:tabs>
          <w:tab w:val="clear" w:pos="2431"/>
        </w:tabs>
        <w:spacing w:after="0" w:line="360" w:lineRule="auto"/>
        <w:ind w:left="720"/>
        <w:jc w:val="both"/>
        <w:rPr>
          <w:ins w:id="35" w:author="Marisa Choate" w:date="2025-01-14T18:47:00Z" w16du:dateUtc="2025-01-14T18:47:33Z"/>
          <w:rFonts w:ascii="Times New Roman" w:eastAsia="Times New Roman" w:hAnsi="Times New Roman" w:cs="Times New Roman"/>
          <w:sz w:val="24"/>
          <w:szCs w:val="20"/>
        </w:rPr>
      </w:pPr>
      <w:ins w:id="36" w:author="Marisa Choate" w:date="2025-01-14T18:47:00Z">
        <w:r w:rsidRPr="00174718">
          <w:rPr>
            <w:rFonts w:ascii="Times New Roman" w:eastAsia="Times New Roman" w:hAnsi="Times New Roman" w:cs="Times New Roman"/>
            <w:b/>
            <w:bCs/>
            <w:sz w:val="24"/>
            <w:szCs w:val="20"/>
          </w:rPr>
          <w:t xml:space="preserve">Subregional Rate:  </w:t>
        </w:r>
        <w:r w:rsidRPr="00174718">
          <w:rPr>
            <w:rFonts w:ascii="Times New Roman" w:eastAsia="Times New Roman" w:hAnsi="Times New Roman" w:cs="Times New Roman"/>
            <w:sz w:val="24"/>
            <w:szCs w:val="20"/>
          </w:rPr>
          <w:t>Component of the rate (per kW of Reserved Capacity for Point-To-Point Transmission Service) assessed by the Transmission Provider in accordance with Schedule 11 to recover the Subregional Annual Transmission Revenue Requirement.</w:t>
        </w:r>
      </w:ins>
    </w:p>
    <w:p w14:paraId="14483798"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color w:val="000000"/>
          <w:sz w:val="24"/>
          <w:szCs w:val="24"/>
        </w:rPr>
      </w:pPr>
    </w:p>
    <w:p w14:paraId="3189814F"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r w:rsidRPr="00174718">
        <w:rPr>
          <w:rFonts w:ascii="Times New Roman" w:eastAsia="Times New Roman" w:hAnsi="Times New Roman" w:cs="Times New Roman"/>
          <w:b/>
          <w:bCs/>
          <w:sz w:val="24"/>
          <w:szCs w:val="24"/>
        </w:rPr>
        <w:t xml:space="preserve">System Condition: </w:t>
      </w:r>
      <w:r w:rsidRPr="00174718">
        <w:rPr>
          <w:rFonts w:ascii="Times New Roman" w:eastAsia="Times New Roman" w:hAnsi="Times New Roman" w:cs="Times New Roman"/>
          <w:sz w:val="24"/>
          <w:szCs w:val="24"/>
        </w:rPr>
        <w:t xml:space="preserve"> A specified condition on the Transmission Provider’s system or on a neighboring system, such as a constrained transmission element or flowgate, that may trigger Curtailment of Long-Term Firm Point-To-Point Transmission Service using the curtailment priority pursuant to Section 13.6.  Such conditions must be identified in the Transmission Customer’s Service Agreement.</w:t>
      </w:r>
    </w:p>
    <w:p w14:paraId="03328B4B"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45167CAF"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4"/>
        </w:rPr>
        <w:t xml:space="preserve">System Impact Study:  </w:t>
      </w:r>
      <w:r w:rsidRPr="00174718">
        <w:rPr>
          <w:rFonts w:ascii="Times New Roman" w:eastAsia="Times New Roman" w:hAnsi="Times New Roman" w:cs="Times New Roman"/>
          <w:sz w:val="24"/>
          <w:szCs w:val="24"/>
        </w:rPr>
        <w:t xml:space="preserve">A coordinated assessment by the Transmission Provider and the affected Transmission Owner(s) of (i) the adequacy of the Transmission System to </w:t>
      </w:r>
      <w:r w:rsidRPr="00174718">
        <w:rPr>
          <w:rFonts w:ascii="Times New Roman" w:eastAsia="Times New Roman" w:hAnsi="Times New Roman" w:cs="Times New Roman"/>
          <w:sz w:val="24"/>
          <w:szCs w:val="24"/>
        </w:rPr>
        <w:lastRenderedPageBreak/>
        <w:t xml:space="preserve">accommodate Short-Term Service or (ii) to determine the Attachment Facilities, other Direct Assignment Facilities, and system upgrades that are needed to accept power into the grid at the interconnection receipt point, required to accommodate a request for generation interconnection in accordance with Attachment V and (iii) whether any additional costs may be incurred in order to provide transmission service or generation interconnection. </w:t>
      </w:r>
    </w:p>
    <w:p w14:paraId="0ABA2783"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 </w:t>
      </w:r>
    </w:p>
    <w:p w14:paraId="228A803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4"/>
        </w:rPr>
      </w:pPr>
    </w:p>
    <w:p w14:paraId="36659D9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sectPr w:rsidR="00BF5323" w:rsidRPr="00174718" w:rsidSect="00BF5323">
          <w:headerReference w:type="even" r:id="rId11"/>
          <w:headerReference w:type="default" r:id="rId12"/>
          <w:footerReference w:type="even" r:id="rId13"/>
          <w:headerReference w:type="first" r:id="rId14"/>
          <w:footerReference w:type="first" r:id="rId15"/>
          <w:pgSz w:w="12240" w:h="15840"/>
          <w:pgMar w:top="1440" w:right="1440" w:bottom="1440" w:left="1440" w:header="720" w:footer="720" w:gutter="0"/>
          <w:cols w:space="720"/>
          <w:docGrid w:linePitch="360"/>
        </w:sectPr>
      </w:pPr>
    </w:p>
    <w:p w14:paraId="735B7B00" w14:textId="77777777" w:rsidR="00BF5323" w:rsidRPr="00174718" w:rsidRDefault="00BF5323" w:rsidP="00BF5323">
      <w:pPr>
        <w:tabs>
          <w:tab w:val="clear" w:pos="2431"/>
        </w:tabs>
        <w:ind w:left="720" w:hanging="720"/>
        <w:jc w:val="both"/>
        <w:outlineLvl w:val="1"/>
        <w:rPr>
          <w:rFonts w:ascii="Times New Roman" w:eastAsia="Times New Roman" w:hAnsi="Times New Roman" w:cs="Times New Roman"/>
          <w:b/>
          <w:snapToGrid w:val="0"/>
          <w:sz w:val="24"/>
          <w:szCs w:val="20"/>
        </w:rPr>
      </w:pPr>
      <w:bookmarkStart w:id="37" w:name="_GoBack_1"/>
      <w:bookmarkStart w:id="38" w:name="_Hlk189626356"/>
      <w:bookmarkEnd w:id="37"/>
      <w:r w:rsidRPr="00174718">
        <w:rPr>
          <w:rFonts w:ascii="Times New Roman" w:eastAsia="Times New Roman" w:hAnsi="Times New Roman" w:cs="Times New Roman"/>
          <w:b/>
          <w:snapToGrid w:val="0"/>
          <w:sz w:val="24"/>
          <w:szCs w:val="20"/>
        </w:rPr>
        <w:lastRenderedPageBreak/>
        <w:t>13.7</w:t>
      </w:r>
      <w:r w:rsidRPr="00174718">
        <w:rPr>
          <w:rFonts w:ascii="Times New Roman" w:eastAsia="Times New Roman" w:hAnsi="Times New Roman" w:cs="Times New Roman"/>
          <w:b/>
          <w:snapToGrid w:val="0"/>
          <w:sz w:val="24"/>
          <w:szCs w:val="20"/>
        </w:rPr>
        <w:tab/>
        <w:t xml:space="preserve">Classification of Firm Transmission Service: </w:t>
      </w:r>
    </w:p>
    <w:p w14:paraId="178AA45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 xml:space="preserve">The Transmission Customer taking Firm Point-To-Point Transmission Service may (1) change its Receipt and Delivery Points to obtain service on a non-firm basis consistent with the terms of Section 22.1 or (2) request a modification of the Points of Receipt or Delivery on a firm basis pursuant to the terms of Section 22.3.  </w:t>
      </w:r>
    </w:p>
    <w:p w14:paraId="3CCF627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The Transmission Customer may purchase transmission service to make sales of capacity and energy from multiple generating units that are interconnected to the Transmission Provider's Transmission System.  For such a purchase of transmission service, the resources will be designated as multiple Points of Receipt, unless (i) the multiple generating units are at the same generating plant in which case the units would be treated as a single Point of Receipt, or (ii) the generating units or plants comprise a registered Resource Hub as defined in Attachment AE in which case the units or plants also would be considered as a single Point of Receipt.  In the event of a change in the ownership or control of generation resources previously aggregated as a single Point of Receipt under this provision, such generation may be disaggregated and treated as multiple Points of Receipt, provided that all other terms of this Tariff and the Service Agreement are met.</w:t>
      </w:r>
    </w:p>
    <w:p w14:paraId="7B01464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 xml:space="preserve">The Transmission Provider shall provide firm deliveries of capacity and energy from the Point(s) of Receipt to the Point(s) of Delivery.  Each Point of Receipt at which firm transfer capability is reserved by the Transmission Customer shall be set forth in the Firm Point-To-Point Service Agreement for long-term firm Transmission Service along with a corresponding capacity reservation associated with each Point of Receipt.  Points of Receipt and corresponding capacity reservations shall be as mutually agreed upon by the Parties for short-term firm Transmission. Each Point of Delivery at which firm transfer capability is reserved by the Transmission Customer shall be set forth in the Firm Point-To-Point Service Agreement for long-term firm Transmission Service along with a corresponding capacity reservation associated with each Point of Delivery. Points of </w:t>
      </w:r>
      <w:r w:rsidRPr="00174718">
        <w:rPr>
          <w:rFonts w:ascii="Times New Roman" w:eastAsia="Times New Roman" w:hAnsi="Times New Roman" w:cs="Times New Roman"/>
          <w:sz w:val="24"/>
          <w:szCs w:val="20"/>
        </w:rPr>
        <w:lastRenderedPageBreak/>
        <w:t>Delivery and corresponding capacity reservations shall be as mutually agreed upon by the Parties for short-term firm Transmission Service.  The greater of either (1) the sum of the capacity reservations at the Point(s) of Receipt, or (2) the sum of the capacity reservations at the Point(s) of Delivery shall be the Transmission Customer's Reserved Capacity.  The Transmission Customer will be billed for its Reserved Capacity under the terms of Schedules 7 and 11.  The Transmission Customer may not exceed its firm capacity reserved at each Point of Receipt and each Point of Delivery except as otherwise specified in Section 22.  In the event that a Transmission Customer (including third-party sales by a Transmission Owner) exceeds its firm reserved capacity at any Point of Receipt or Point of Delivery or uses Transmission Service at a Point of Receipt or Point of Delivery that it has not reserved, except for an MSR under instruction as specified in Section 2.17 of Attachment AE, the Transmission Customer shall pay the following penalty (in addition to the applicable charges for all of the firm capacity actually used):  100% of the Firm Point-To-Point Transmission Service charges under Schedules 7 and 11 for the period for which the unreserved service was actually used.  The charges for the unreserved service shall be based upon the duration of the period when the unreserved capacity was used.  For example, one hour shall be billed at the charge for weekday deliveries, repeated daily use of unreserved capacity within a seven day period shall increase the duration of the period to a weekly duration and multiple instances of unreserved use during more than one seven day period during a calendar month shall increase the duration of the period to a monthly duration.  The Transmission Provider shall compensate the Transmission Owners for 100% of the (i) Firm Point-To-Point Transmission Service charge, (ii) Base Plan Zonal Charge</w:t>
      </w:r>
      <w:ins w:id="39" w:author="Don Frerking" w:date="2025-02-04T14:49:00Z" w16du:dateUtc="2025-02-04T20:49:00Z">
        <w:r w:rsidRPr="00174718">
          <w:rPr>
            <w:rFonts w:ascii="Times New Roman" w:eastAsia="Times New Roman" w:hAnsi="Times New Roman" w:cs="Times New Roman"/>
            <w:sz w:val="24"/>
            <w:szCs w:val="20"/>
          </w:rPr>
          <w:t>, (iii) Subregional Charge,</w:t>
        </w:r>
      </w:ins>
      <w:r w:rsidRPr="00174718">
        <w:rPr>
          <w:rFonts w:ascii="Times New Roman" w:eastAsia="Times New Roman" w:hAnsi="Times New Roman" w:cs="Times New Roman"/>
          <w:sz w:val="24"/>
          <w:szCs w:val="20"/>
        </w:rPr>
        <w:t xml:space="preserve"> and (</w:t>
      </w:r>
      <w:del w:id="40" w:author="Don Frerking" w:date="2025-02-04T14:50:00Z" w16du:dateUtc="2025-02-04T20:50:00Z">
        <w:r w:rsidRPr="00174718" w:rsidDel="00B21D36">
          <w:rPr>
            <w:rFonts w:ascii="Times New Roman" w:eastAsia="Times New Roman" w:hAnsi="Times New Roman" w:cs="Times New Roman"/>
            <w:sz w:val="24"/>
            <w:szCs w:val="20"/>
          </w:rPr>
          <w:delText>iii</w:delText>
        </w:r>
      </w:del>
      <w:ins w:id="41" w:author="Don Frerking" w:date="2025-02-04T14:50:00Z" w16du:dateUtc="2025-02-04T20:50:00Z">
        <w:r w:rsidRPr="00174718">
          <w:rPr>
            <w:rFonts w:ascii="Times New Roman" w:eastAsia="Times New Roman" w:hAnsi="Times New Roman" w:cs="Times New Roman"/>
            <w:sz w:val="24"/>
            <w:szCs w:val="20"/>
          </w:rPr>
          <w:t>iv</w:t>
        </w:r>
      </w:ins>
      <w:r w:rsidRPr="00174718">
        <w:rPr>
          <w:rFonts w:ascii="Times New Roman" w:eastAsia="Times New Roman" w:hAnsi="Times New Roman" w:cs="Times New Roman"/>
          <w:sz w:val="24"/>
          <w:szCs w:val="20"/>
        </w:rPr>
        <w:t xml:space="preserve">) Region-wide Charge for the period for which they have provided service.  The penalty revenues in excess of the amount distributed to Transmission Owners shall be used to reduce the Schedule 1-A1 charges collected by the Transmission Provider from the </w:t>
      </w:r>
      <w:r w:rsidRPr="00174718">
        <w:rPr>
          <w:rFonts w:ascii="Times New Roman" w:eastAsia="Times New Roman" w:hAnsi="Times New Roman" w:cs="Times New Roman"/>
          <w:sz w:val="24"/>
          <w:szCs w:val="20"/>
        </w:rPr>
        <w:lastRenderedPageBreak/>
        <w:t>Transmission Customers.  All Transmission Customers, except the penalized Transmission Customer, shall receive a reduction of Schedule 1-A1 charges pursuant to this section.  Such penalty revenues shall be distributed by the Transmission Provider to Transmission Customers on a pro-rata basis of each Transmission Customer’s monthly Schedule 1-A1 charge, except for the penalized Transmission Customer, for the next billing period ending at least 15 calendar days after the date the Transmission Provider collects the penalty revenues from the penalized Transmission Customer.  For the amounts exceeding reserved capacity, the Transmission Customer also must purchase losses as required by this Tariff.</w:t>
      </w:r>
      <w:bookmarkEnd w:id="38"/>
    </w:p>
    <w:p w14:paraId="7AF2ADFE" w14:textId="77777777" w:rsidR="00BF5323" w:rsidRPr="00174718" w:rsidRDefault="00BF5323" w:rsidP="00BF5323">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br w:type="page"/>
      </w:r>
    </w:p>
    <w:p w14:paraId="4B09E820" w14:textId="77777777" w:rsidR="00BF5323" w:rsidRPr="00174718" w:rsidRDefault="00BF5323" w:rsidP="00BF5323">
      <w:pPr>
        <w:tabs>
          <w:tab w:val="clear" w:pos="2431"/>
        </w:tabs>
        <w:ind w:left="720" w:firstLine="90"/>
        <w:jc w:val="both"/>
        <w:outlineLvl w:val="1"/>
        <w:rPr>
          <w:rFonts w:ascii="Times New Roman" w:eastAsia="Times New Roman" w:hAnsi="Times New Roman" w:cs="Times New Roman"/>
          <w:bCs/>
          <w:snapToGrid w:val="0"/>
          <w:sz w:val="24"/>
          <w:szCs w:val="20"/>
        </w:rPr>
      </w:pPr>
      <w:r w:rsidRPr="00174718">
        <w:rPr>
          <w:rFonts w:ascii="Times New Roman" w:eastAsia="Times New Roman" w:hAnsi="Times New Roman" w:cs="Times New Roman"/>
          <w:b/>
          <w:bCs/>
          <w:sz w:val="24"/>
          <w:szCs w:val="20"/>
        </w:rPr>
        <w:lastRenderedPageBreak/>
        <w:t>14.5</w:t>
      </w:r>
      <w:r w:rsidRPr="00174718">
        <w:rPr>
          <w:rFonts w:ascii="Times New Roman" w:eastAsia="Times New Roman" w:hAnsi="Times New Roman" w:cs="Times New Roman"/>
          <w:b/>
          <w:bCs/>
          <w:sz w:val="24"/>
          <w:szCs w:val="20"/>
        </w:rPr>
        <w:tab/>
        <w:t>Classification of Non-Firm Point-To-Point Transmission Service</w:t>
      </w:r>
      <w:r w:rsidRPr="00174718">
        <w:rPr>
          <w:rFonts w:ascii="Times New Roman" w:eastAsia="Times New Roman" w:hAnsi="Times New Roman" w:cs="Times New Roman"/>
          <w:bCs/>
          <w:snapToGrid w:val="0"/>
          <w:sz w:val="24"/>
          <w:szCs w:val="20"/>
        </w:rPr>
        <w:t>:</w:t>
      </w:r>
    </w:p>
    <w:p w14:paraId="561B0165"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Non-Firm Point-To-Point Transmission Service shall be offered under terms and conditions contained in Part II of the Tariff.  The Transmission Provider and Transmission Owners undertake no obligation under the Tariff to plan the Transmission System in order to have sufficient capacity for Non-Firm Point-To-Point Transmission Service.  Parties requesting Non-Firm Point-To-Point Transmission Service for the transmission of firm power do so with the full realization that such service is subject to availability and to Curtailment or Interruption under the terms of the Tariff.  The Transmission Customer will be billed for its Reserved Capacity under the terms of Schedules 8 and 11.  In the event that a Transmission Customer (including third-party sales by a Transmission Owner) exceeds its non-firm capacity reservation, except for an MSR under instruction as specified in Section 2.17 of Attachment AE, the Transmission Customer shall pay the following penalty (in addition to the charges for all of the non-firm capacity used):  100% of the Non-Firm Point-To-Point Transmission Service charges under Schedules 8 and 11 for the duration of the period when the additional service was used as specified below not to exceed one month for the amount in excess of such capacity reservation.  An excess of one hour or less shall be billed at the charge for weekday deliveries, repeated daily use of unreserved capacity within a seven day period shall increase the duration of the period to a weekly duration and multiple instances of unreserved use during more than one seven day period during a calendar month shall increase the duration of the period to a monthly duration.  The Transmission Provider shall compensate the Transmission Owners for 100% of the (i) Non-Firm Point-To-Point Transmission Service charge, (ii) Base Plan Zonal Charge</w:t>
      </w:r>
      <w:ins w:id="42" w:author="Don Frerking" w:date="2025-02-04T14:53:00Z" w16du:dateUtc="2025-02-04T20:53:00Z">
        <w:r w:rsidRPr="00174718">
          <w:rPr>
            <w:rFonts w:ascii="Times New Roman" w:eastAsia="Times New Roman" w:hAnsi="Times New Roman" w:cs="Times New Roman"/>
            <w:sz w:val="24"/>
            <w:szCs w:val="20"/>
          </w:rPr>
          <w:t xml:space="preserve">, (iii) </w:t>
        </w:r>
      </w:ins>
      <w:ins w:id="43" w:author="Don Frerking" w:date="2025-02-04T14:54:00Z" w16du:dateUtc="2025-02-04T20:54:00Z">
        <w:r w:rsidRPr="00174718">
          <w:rPr>
            <w:rFonts w:ascii="Times New Roman" w:eastAsia="Times New Roman" w:hAnsi="Times New Roman" w:cs="Times New Roman"/>
            <w:sz w:val="24"/>
            <w:szCs w:val="20"/>
          </w:rPr>
          <w:t>Subregional</w:t>
        </w:r>
      </w:ins>
      <w:ins w:id="44" w:author="Don Frerking" w:date="2025-02-04T14:53:00Z" w16du:dateUtc="2025-02-04T20:53:00Z">
        <w:r w:rsidRPr="00174718">
          <w:rPr>
            <w:rFonts w:ascii="Times New Roman" w:eastAsia="Times New Roman" w:hAnsi="Times New Roman" w:cs="Times New Roman"/>
            <w:sz w:val="24"/>
            <w:szCs w:val="20"/>
          </w:rPr>
          <w:t xml:space="preserve"> Charge</w:t>
        </w:r>
      </w:ins>
      <w:ins w:id="45" w:author="Don Frerking" w:date="2025-02-04T14:54:00Z" w16du:dateUtc="2025-02-04T20:54:00Z">
        <w:r w:rsidRPr="00174718">
          <w:rPr>
            <w:rFonts w:ascii="Times New Roman" w:eastAsia="Times New Roman" w:hAnsi="Times New Roman" w:cs="Times New Roman"/>
            <w:sz w:val="24"/>
            <w:szCs w:val="20"/>
          </w:rPr>
          <w:t>,</w:t>
        </w:r>
      </w:ins>
      <w:r w:rsidRPr="00174718">
        <w:rPr>
          <w:rFonts w:ascii="Times New Roman" w:eastAsia="Times New Roman" w:hAnsi="Times New Roman" w:cs="Times New Roman"/>
          <w:sz w:val="24"/>
          <w:szCs w:val="20"/>
        </w:rPr>
        <w:t xml:space="preserve"> and (</w:t>
      </w:r>
      <w:del w:id="46" w:author="Don Frerking" w:date="2025-02-04T14:55:00Z" w16du:dateUtc="2025-02-04T20:55:00Z">
        <w:r w:rsidRPr="00174718" w:rsidDel="000A6922">
          <w:rPr>
            <w:rFonts w:ascii="Times New Roman" w:eastAsia="Times New Roman" w:hAnsi="Times New Roman" w:cs="Times New Roman"/>
            <w:sz w:val="24"/>
            <w:szCs w:val="20"/>
          </w:rPr>
          <w:delText>iii</w:delText>
        </w:r>
      </w:del>
      <w:ins w:id="47" w:author="Don Frerking" w:date="2025-02-04T14:55:00Z" w16du:dateUtc="2025-02-04T20:55:00Z">
        <w:r w:rsidRPr="00174718">
          <w:rPr>
            <w:rFonts w:ascii="Times New Roman" w:eastAsia="Times New Roman" w:hAnsi="Times New Roman" w:cs="Times New Roman"/>
            <w:sz w:val="24"/>
            <w:szCs w:val="20"/>
          </w:rPr>
          <w:t>iv</w:t>
        </w:r>
      </w:ins>
      <w:r w:rsidRPr="00174718">
        <w:rPr>
          <w:rFonts w:ascii="Times New Roman" w:eastAsia="Times New Roman" w:hAnsi="Times New Roman" w:cs="Times New Roman"/>
          <w:sz w:val="24"/>
          <w:szCs w:val="20"/>
        </w:rPr>
        <w:t xml:space="preserve">) Region-wide Charge for the period for which they have provided service.  The penalty revenues in excess of the amount distributed to Transmission Owners shall be used to reduce the Schedule 1-A1 charges collected by the Transmission Provider from the Transmission Customers.  All Transmission Customers, except the penalized Transmission Customer, shall receive a reduction of Schedule 1-A1 charges pursuant to this section.  Such penalty revenues shall be distributed by the Transmission Provider to Transmission Customers on a pro-rata basis of each Transmission Customer’s monthly Schedule 1-A1 charge, except for the penalized Transmission Customer, for the next billing period ending at least 15 calendar days after </w:t>
      </w:r>
      <w:r w:rsidRPr="00174718">
        <w:rPr>
          <w:rFonts w:ascii="Times New Roman" w:eastAsia="Times New Roman" w:hAnsi="Times New Roman" w:cs="Times New Roman"/>
          <w:sz w:val="24"/>
          <w:szCs w:val="20"/>
        </w:rPr>
        <w:lastRenderedPageBreak/>
        <w:t>the date the Transmission Provider collects the penalty revenues from the penalized Transmission Customer.  For the amounts exceeding the non-firm capacity reservation, the Transmission Customer must purchase losses as required by this Tariff.  Non-Firm Point-To-Point Transmission Service shall include transmission of energy on an hourly basis and transmission of scheduled short-term capacity and energy on a daily, weekly or monthly basis, but not to exceed one month's reservation for any one Application, under Schedules 8 and 11.</w:t>
      </w:r>
    </w:p>
    <w:p w14:paraId="65115D80"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663CE139" w14:textId="77777777" w:rsidR="00BF5323" w:rsidRPr="00174718" w:rsidRDefault="00BF5323" w:rsidP="00BF5323">
      <w:pPr>
        <w:tabs>
          <w:tab w:val="clear" w:pos="2431"/>
        </w:tabs>
        <w:spacing w:after="0"/>
        <w:rPr>
          <w:rFonts w:ascii="Times New Roman" w:eastAsia="Times New Roman" w:hAnsi="Times New Roman" w:cs="Times New Roman"/>
          <w:b/>
          <w:bCs/>
          <w:sz w:val="24"/>
          <w:szCs w:val="20"/>
        </w:rPr>
      </w:pPr>
      <w:r w:rsidRPr="00174718">
        <w:rPr>
          <w:rFonts w:ascii="Times New Roman" w:eastAsia="Times New Roman" w:hAnsi="Times New Roman" w:cs="Times New Roman"/>
          <w:bCs/>
          <w:snapToGrid w:val="0"/>
          <w:sz w:val="24"/>
          <w:szCs w:val="20"/>
        </w:rPr>
        <w:br w:type="page"/>
      </w:r>
    </w:p>
    <w:p w14:paraId="48992CDC" w14:textId="77777777" w:rsidR="00BF5323" w:rsidRPr="00174718" w:rsidRDefault="00BF5323" w:rsidP="00BF5323">
      <w:pPr>
        <w:tabs>
          <w:tab w:val="clear" w:pos="2431"/>
        </w:tabs>
        <w:ind w:left="720"/>
        <w:jc w:val="both"/>
        <w:outlineLvl w:val="1"/>
        <w:rPr>
          <w:rFonts w:ascii="Times New Roman" w:eastAsia="Times New Roman" w:hAnsi="Times New Roman" w:cs="Times New Roman"/>
          <w:bCs/>
          <w:snapToGrid w:val="0"/>
          <w:sz w:val="24"/>
          <w:szCs w:val="20"/>
        </w:rPr>
      </w:pPr>
      <w:r w:rsidRPr="00174718">
        <w:rPr>
          <w:rFonts w:ascii="Times New Roman" w:eastAsia="Times New Roman" w:hAnsi="Times New Roman" w:cs="Times New Roman"/>
          <w:b/>
          <w:bCs/>
          <w:sz w:val="24"/>
          <w:szCs w:val="20"/>
        </w:rPr>
        <w:lastRenderedPageBreak/>
        <w:t>22.2</w:t>
      </w:r>
      <w:r w:rsidRPr="00174718">
        <w:rPr>
          <w:rFonts w:ascii="Times New Roman" w:eastAsia="Times New Roman" w:hAnsi="Times New Roman" w:cs="Times New Roman"/>
          <w:b/>
          <w:bCs/>
          <w:sz w:val="24"/>
          <w:szCs w:val="20"/>
        </w:rPr>
        <w:tab/>
        <w:t>Additional Charge To Prevent Abuse</w:t>
      </w:r>
      <w:r w:rsidRPr="00174718">
        <w:rPr>
          <w:rFonts w:ascii="Times New Roman" w:eastAsia="Times New Roman" w:hAnsi="Times New Roman" w:cs="Times New Roman"/>
          <w:bCs/>
          <w:snapToGrid w:val="0"/>
          <w:sz w:val="24"/>
          <w:szCs w:val="20"/>
        </w:rPr>
        <w:t xml:space="preserve">: </w:t>
      </w:r>
    </w:p>
    <w:p w14:paraId="375AD601" w14:textId="77777777" w:rsidR="00BF5323" w:rsidRPr="00174718" w:rsidRDefault="00BF5323" w:rsidP="00BF5323">
      <w:pPr>
        <w:tabs>
          <w:tab w:val="clear" w:pos="2431"/>
        </w:tabs>
        <w:spacing w:after="0" w:line="360" w:lineRule="auto"/>
        <w:ind w:left="144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If a Transmission Customer making the modifications in Section 22.1 takes service over a transmission path that costs more than the path the Transmission Customer initially reserved, then for the service the Transmission Customer schedules, the Transmission Customer shall pay in addition to the amounts based on its initial reservation the additional costs </w:t>
      </w:r>
      <w:ins w:id="48" w:author="Don Frerking" w:date="2025-02-04T15:14:00Z" w16du:dateUtc="2025-02-04T21:14:00Z">
        <w:r w:rsidRPr="00174718">
          <w:rPr>
            <w:rFonts w:ascii="Times New Roman" w:eastAsia="Times New Roman" w:hAnsi="Times New Roman" w:cs="Times New Roman"/>
            <w:sz w:val="24"/>
            <w:szCs w:val="20"/>
          </w:rPr>
          <w:t xml:space="preserve">resulting from </w:t>
        </w:r>
      </w:ins>
      <w:ins w:id="49" w:author="Don Frerking" w:date="2025-02-04T15:15:00Z" w16du:dateUtc="2025-02-04T21:15:00Z">
        <w:r w:rsidRPr="00174718">
          <w:rPr>
            <w:rFonts w:ascii="Times New Roman" w:eastAsia="Times New Roman" w:hAnsi="Times New Roman" w:cs="Times New Roman"/>
            <w:sz w:val="24"/>
            <w:szCs w:val="20"/>
          </w:rPr>
          <w:t xml:space="preserve">the higher </w:t>
        </w:r>
      </w:ins>
      <w:del w:id="50" w:author="Don Frerking" w:date="2025-02-04T15:15:00Z" w16du:dateUtc="2025-02-04T21:15:00Z">
        <w:r w:rsidRPr="00174718" w:rsidDel="006A0C8B">
          <w:rPr>
            <w:rFonts w:ascii="Times New Roman" w:eastAsia="Times New Roman" w:hAnsi="Times New Roman" w:cs="Times New Roman"/>
            <w:sz w:val="24"/>
            <w:szCs w:val="20"/>
          </w:rPr>
          <w:delText xml:space="preserve">(i.e., the difference between the </w:delText>
        </w:r>
      </w:del>
      <w:r w:rsidRPr="00174718">
        <w:rPr>
          <w:rFonts w:ascii="Times New Roman" w:eastAsia="Times New Roman" w:hAnsi="Times New Roman" w:cs="Times New Roman"/>
          <w:sz w:val="24"/>
          <w:szCs w:val="20"/>
        </w:rPr>
        <w:t xml:space="preserve">zonal </w:t>
      </w:r>
      <w:ins w:id="51" w:author="Don Frerking" w:date="2025-02-04T15:17:00Z" w16du:dateUtc="2025-02-04T21:17:00Z">
        <w:r w:rsidRPr="00174718">
          <w:rPr>
            <w:rFonts w:ascii="Times New Roman" w:eastAsia="Times New Roman" w:hAnsi="Times New Roman" w:cs="Times New Roman"/>
            <w:sz w:val="24"/>
            <w:szCs w:val="20"/>
          </w:rPr>
          <w:t xml:space="preserve">and/or subregional </w:t>
        </w:r>
      </w:ins>
      <w:r w:rsidRPr="00174718">
        <w:rPr>
          <w:rFonts w:ascii="Times New Roman" w:eastAsia="Times New Roman" w:hAnsi="Times New Roman" w:cs="Times New Roman"/>
          <w:sz w:val="24"/>
          <w:szCs w:val="20"/>
        </w:rPr>
        <w:t>rates</w:t>
      </w:r>
      <w:ins w:id="52" w:author="Don Frerking" w:date="2025-02-04T15:17:00Z" w16du:dateUtc="2025-02-04T21:17:00Z">
        <w:r w:rsidRPr="00174718">
          <w:rPr>
            <w:rFonts w:ascii="Times New Roman" w:eastAsia="Times New Roman" w:hAnsi="Times New Roman" w:cs="Times New Roman"/>
            <w:sz w:val="24"/>
            <w:szCs w:val="20"/>
          </w:rPr>
          <w:t xml:space="preserve">, </w:t>
        </w:r>
      </w:ins>
      <w:ins w:id="53" w:author="Don Frerking" w:date="2025-02-04T15:07:00Z" w16du:dateUtc="2025-02-04T21:07:00Z">
        <w:r w:rsidRPr="00174718">
          <w:rPr>
            <w:rFonts w:ascii="Times New Roman" w:eastAsia="Times New Roman" w:hAnsi="Times New Roman" w:cs="Times New Roman"/>
            <w:sz w:val="24"/>
            <w:szCs w:val="20"/>
          </w:rPr>
          <w:t>as applicable</w:t>
        </w:r>
      </w:ins>
      <w:ins w:id="54" w:author="Don Frerking" w:date="2025-02-04T15:17:00Z" w16du:dateUtc="2025-02-04T21:17:00Z">
        <w:r w:rsidRPr="00174718">
          <w:rPr>
            <w:rFonts w:ascii="Times New Roman" w:eastAsia="Times New Roman" w:hAnsi="Times New Roman" w:cs="Times New Roman"/>
            <w:sz w:val="24"/>
            <w:szCs w:val="20"/>
          </w:rPr>
          <w:t>,</w:t>
        </w:r>
      </w:ins>
      <w:ins w:id="55" w:author="Don Frerking" w:date="2025-02-04T15:07:00Z" w16du:dateUtc="2025-02-04T21:07:00Z">
        <w:r w:rsidRPr="00174718">
          <w:rPr>
            <w:rFonts w:ascii="Times New Roman" w:eastAsia="Times New Roman" w:hAnsi="Times New Roman" w:cs="Times New Roman"/>
            <w:sz w:val="24"/>
            <w:szCs w:val="20"/>
          </w:rPr>
          <w:t xml:space="preserve"> </w:t>
        </w:r>
      </w:ins>
      <w:del w:id="56" w:author="Don Frerking" w:date="2025-02-04T15:17:00Z" w16du:dateUtc="2025-02-04T21:17:00Z">
        <w:r w:rsidRPr="00174718" w:rsidDel="006A0C8B">
          <w:rPr>
            <w:rFonts w:ascii="Times New Roman" w:eastAsia="Times New Roman" w:hAnsi="Times New Roman" w:cs="Times New Roman"/>
            <w:sz w:val="24"/>
            <w:szCs w:val="20"/>
          </w:rPr>
          <w:delText xml:space="preserve">) </w:delText>
        </w:r>
      </w:del>
      <w:r w:rsidRPr="00174718">
        <w:rPr>
          <w:rFonts w:ascii="Times New Roman" w:eastAsia="Times New Roman" w:hAnsi="Times New Roman" w:cs="Times New Roman"/>
          <w:sz w:val="24"/>
          <w:szCs w:val="20"/>
        </w:rPr>
        <w:t>associated with the new path.  In addition, the Transmission Customer shall be responsible for losses (in accordance with Attachment M) and pay for any redispatch costs (as determined in accordance with Attachment K) based on the actual transmission path used.</w:t>
      </w:r>
    </w:p>
    <w:p w14:paraId="32D0B549" w14:textId="77777777" w:rsidR="00BF5323" w:rsidRPr="00174718" w:rsidRDefault="00BF5323" w:rsidP="00BF5323">
      <w:pPr>
        <w:tabs>
          <w:tab w:val="clear" w:pos="2431"/>
        </w:tabs>
        <w:spacing w:after="0"/>
        <w:rPr>
          <w:rFonts w:ascii="Times New Roman" w:eastAsia="Times New Roman" w:hAnsi="Times New Roman" w:cs="Times New Roman"/>
          <w:sz w:val="24"/>
          <w:szCs w:val="20"/>
        </w:rPr>
      </w:pPr>
    </w:p>
    <w:p w14:paraId="0BC791F5" w14:textId="77777777" w:rsidR="00BF5323" w:rsidRPr="00174718" w:rsidRDefault="00BF5323" w:rsidP="00BF5323">
      <w:pPr>
        <w:tabs>
          <w:tab w:val="clear" w:pos="2431"/>
        </w:tabs>
        <w:spacing w:after="0"/>
        <w:rPr>
          <w:rFonts w:ascii="Times New Roman" w:eastAsia="Times New Roman" w:hAnsi="Times New Roman" w:cs="Times New Roman"/>
          <w:b/>
          <w:snapToGrid w:val="0"/>
          <w:sz w:val="24"/>
          <w:szCs w:val="20"/>
        </w:rPr>
      </w:pPr>
      <w:r w:rsidRPr="00174718">
        <w:rPr>
          <w:rFonts w:ascii="Times New Roman" w:eastAsia="Times New Roman" w:hAnsi="Times New Roman" w:cs="Times New Roman"/>
          <w:sz w:val="24"/>
          <w:szCs w:val="20"/>
        </w:rPr>
        <w:br w:type="page"/>
      </w:r>
    </w:p>
    <w:p w14:paraId="02370EB8" w14:textId="77777777" w:rsidR="00BF5323" w:rsidRPr="00174718" w:rsidRDefault="00BF5323" w:rsidP="00BF5323">
      <w:pPr>
        <w:tabs>
          <w:tab w:val="clear" w:pos="2431"/>
        </w:tabs>
        <w:spacing w:line="360" w:lineRule="auto"/>
        <w:ind w:left="720" w:hanging="720"/>
        <w:jc w:val="both"/>
        <w:outlineLvl w:val="1"/>
        <w:rPr>
          <w:rFonts w:ascii="Times New Roman" w:eastAsia="Times New Roman" w:hAnsi="Times New Roman" w:cs="Times New Roman"/>
          <w:b/>
          <w:snapToGrid w:val="0"/>
          <w:sz w:val="24"/>
          <w:szCs w:val="20"/>
        </w:rPr>
      </w:pPr>
      <w:r w:rsidRPr="00174718">
        <w:rPr>
          <w:rFonts w:ascii="Times New Roman" w:eastAsia="Times New Roman" w:hAnsi="Times New Roman" w:cs="Times New Roman"/>
          <w:b/>
          <w:snapToGrid w:val="0"/>
          <w:sz w:val="24"/>
          <w:szCs w:val="20"/>
        </w:rPr>
        <w:lastRenderedPageBreak/>
        <w:t>25</w:t>
      </w:r>
      <w:r w:rsidRPr="00174718">
        <w:rPr>
          <w:rFonts w:ascii="Times New Roman" w:eastAsia="Times New Roman" w:hAnsi="Times New Roman" w:cs="Times New Roman"/>
          <w:b/>
          <w:snapToGrid w:val="0"/>
          <w:sz w:val="24"/>
          <w:szCs w:val="20"/>
        </w:rPr>
        <w:tab/>
        <w:t>Compensation for Transmission Service</w:t>
      </w:r>
    </w:p>
    <w:p w14:paraId="153C4A7D"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Rates for Firm and Non-Firm Point-To-Point Transmission Service are provided in the Schedules appended to the Tariff:  Firm Point-To-Point Transmission Service (Schedule 7); and Non-Firm Point-To-Point Transmission Service (Schedule 8).  In addition the Transmission Customer shall pay any applicable Ancillary Service costs, Wholesale Distribution Service charges (Schedule 10), Base Plan Zonal Charges</w:t>
      </w:r>
      <w:ins w:id="57" w:author="Author" w:date="2024-12-03T08:12:00Z">
        <w:r w:rsidRPr="00174718">
          <w:rPr>
            <w:rFonts w:ascii="Times New Roman" w:eastAsia="Times New Roman" w:hAnsi="Times New Roman" w:cs="Times New Roman"/>
            <w:sz w:val="24"/>
            <w:szCs w:val="20"/>
          </w:rPr>
          <w:t xml:space="preserve"> (Schedule 11)</w:t>
        </w:r>
      </w:ins>
      <w:ins w:id="58" w:author="Author" w:date="2024-11-12T14:55:00Z">
        <w:r w:rsidRPr="00174718">
          <w:rPr>
            <w:rFonts w:ascii="Times New Roman" w:eastAsia="Times New Roman" w:hAnsi="Times New Roman" w:cs="Times New Roman"/>
            <w:sz w:val="24"/>
            <w:szCs w:val="20"/>
          </w:rPr>
          <w:t>, S</w:t>
        </w:r>
      </w:ins>
      <w:ins w:id="59" w:author="Author" w:date="2024-11-12T14:56:00Z">
        <w:r w:rsidRPr="00174718">
          <w:rPr>
            <w:rFonts w:ascii="Times New Roman" w:eastAsia="Times New Roman" w:hAnsi="Times New Roman" w:cs="Times New Roman"/>
            <w:sz w:val="24"/>
            <w:szCs w:val="20"/>
          </w:rPr>
          <w:t>ubregion</w:t>
        </w:r>
      </w:ins>
      <w:ins w:id="60" w:author="Author" w:date="2024-12-03T08:11:00Z">
        <w:r w:rsidRPr="00174718">
          <w:rPr>
            <w:rFonts w:ascii="Times New Roman" w:eastAsia="Times New Roman" w:hAnsi="Times New Roman" w:cs="Times New Roman"/>
            <w:sz w:val="24"/>
            <w:szCs w:val="20"/>
          </w:rPr>
          <w:t>al</w:t>
        </w:r>
      </w:ins>
      <w:ins w:id="61" w:author="Author" w:date="2024-11-12T14:56:00Z">
        <w:r w:rsidRPr="00174718">
          <w:rPr>
            <w:rFonts w:ascii="Times New Roman" w:eastAsia="Times New Roman" w:hAnsi="Times New Roman" w:cs="Times New Roman"/>
            <w:sz w:val="24"/>
            <w:szCs w:val="20"/>
          </w:rPr>
          <w:t xml:space="preserve"> Charges</w:t>
        </w:r>
      </w:ins>
      <w:r w:rsidRPr="00174718">
        <w:rPr>
          <w:rFonts w:ascii="Times New Roman" w:eastAsia="Times New Roman" w:hAnsi="Times New Roman" w:cs="Times New Roman"/>
          <w:sz w:val="24"/>
          <w:szCs w:val="20"/>
        </w:rPr>
        <w:t xml:space="preserve"> (Schedule 11), and Region-wide Charges (Schedule 11).</w:t>
      </w:r>
    </w:p>
    <w:p w14:paraId="4502663E"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p>
    <w:p w14:paraId="08193849"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sectPr w:rsidR="00BF5323" w:rsidRPr="00174718" w:rsidSect="00BF5323">
          <w:headerReference w:type="even" r:id="rId16"/>
          <w:footerReference w:type="even" r:id="rId17"/>
          <w:headerReference w:type="first" r:id="rId18"/>
          <w:footerReference w:type="first" r:id="rId19"/>
          <w:pgSz w:w="12240" w:h="15840"/>
          <w:pgMar w:top="1440" w:right="1440" w:bottom="1440" w:left="1440" w:header="720" w:footer="720" w:gutter="0"/>
          <w:cols w:space="720"/>
          <w:docGrid w:linePitch="360"/>
        </w:sectPr>
      </w:pPr>
    </w:p>
    <w:p w14:paraId="4A91013D" w14:textId="77777777" w:rsidR="00BF5323" w:rsidRPr="00174718" w:rsidRDefault="00BF5323" w:rsidP="00BF5323">
      <w:pPr>
        <w:tabs>
          <w:tab w:val="clear" w:pos="2431"/>
        </w:tabs>
        <w:ind w:firstLine="720"/>
        <w:jc w:val="both"/>
        <w:outlineLvl w:val="1"/>
        <w:rPr>
          <w:rFonts w:ascii="Times New Roman" w:eastAsia="Times New Roman" w:hAnsi="Times New Roman" w:cs="Times New Roman"/>
          <w:bCs/>
          <w:snapToGrid w:val="0"/>
          <w:sz w:val="24"/>
          <w:szCs w:val="20"/>
        </w:rPr>
      </w:pPr>
      <w:bookmarkStart w:id="62" w:name="_GoBack_2"/>
      <w:bookmarkEnd w:id="62"/>
      <w:r w:rsidRPr="00174718">
        <w:rPr>
          <w:rFonts w:ascii="Times New Roman" w:eastAsia="Times New Roman" w:hAnsi="Times New Roman" w:cs="Times New Roman"/>
          <w:b/>
          <w:bCs/>
          <w:sz w:val="24"/>
          <w:szCs w:val="20"/>
        </w:rPr>
        <w:lastRenderedPageBreak/>
        <w:t>33.7</w:t>
      </w:r>
      <w:r w:rsidRPr="00174718">
        <w:rPr>
          <w:rFonts w:ascii="Times New Roman" w:eastAsia="Times New Roman" w:hAnsi="Times New Roman" w:cs="Times New Roman"/>
          <w:b/>
          <w:bCs/>
          <w:sz w:val="24"/>
          <w:szCs w:val="20"/>
        </w:rPr>
        <w:tab/>
        <w:t>System Reliability</w:t>
      </w:r>
      <w:r w:rsidRPr="00174718">
        <w:rPr>
          <w:rFonts w:ascii="Times New Roman" w:eastAsia="Times New Roman" w:hAnsi="Times New Roman" w:cs="Times New Roman"/>
          <w:bCs/>
          <w:snapToGrid w:val="0"/>
          <w:sz w:val="24"/>
          <w:szCs w:val="20"/>
        </w:rPr>
        <w:t xml:space="preserve">: </w:t>
      </w:r>
    </w:p>
    <w:p w14:paraId="37E96E42"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Notwithstanding any other provisions of this Tariff, the Transmission Provider reserves the right, consistent with Good Utility Practice and on a not unduly discriminatory basis, to curtail Network Integration Transmission Service without liability on the Transmission Provider's or Transmission Owner's part for the purpose of making necessary adjustments to, changes in, or repairs on the Transmission Owner's lines, substations and facilities, and in cases where the continuance of Network Integration Transmission Service would endanger persons or property.  In the event of any adverse condition(s) or disturbance(s) on the Transmission System or on any other system(s) directly or indirectly interconnected with the Transmission System, the Transmission Provider, consistent with Good Utility Practice, also may curtail Network Integration Transmission Service in order to (i) limit the extent or damage of the adverse condition(s) or disturbance(s), (ii) prevent damage to generating or transmission facilities, or (iii) expedite restoration of service.  The Transmission Provider will give the Network Customer as much advance notice as is practicable in the event of such Curtailment.  Any Curtailment of Network Integration Transmission Service will be not unduly discriminatory relative to the Transmission Owner's use of the Transmission System on behalf of its (their) Native Load Customers.  In the event that the Network Customer (or any Transmission Owner that is not a Network Customer with regard to its bundled load) fails to respond to established Load Shedding and Curtailment procedures or to cease or reduce service in response to a directive by the Transmission Provider, the Network Customer shall pay any applicable charges and the following penalty (in addition to the charges for all of the service used):  For the applicable month, 100% of the Network Integration Transmission Service charge under Schedule 9 plus 100% of the charges assessed under Schedule 11.  This penalty shall apply only to the portion of the service that the Transmission Customer fails to curtail in response to a Curtailment directive.  The Transmission Provider shall compensate the Transmission Owners for 100% of the (i) Network Integration Transmission Service charge, (ii) Base Plan Zonal Charge</w:t>
      </w:r>
      <w:ins w:id="63" w:author="Don Frerking" w:date="2025-02-04T16:04:00Z" w16du:dateUtc="2025-02-04T22:04:00Z">
        <w:r w:rsidRPr="00174718">
          <w:rPr>
            <w:rFonts w:ascii="Times New Roman" w:eastAsia="Times New Roman" w:hAnsi="Times New Roman" w:cs="Times New Roman"/>
            <w:sz w:val="24"/>
            <w:szCs w:val="20"/>
          </w:rPr>
          <w:t xml:space="preserve">, (iii) </w:t>
        </w:r>
        <w:r w:rsidRPr="00174718">
          <w:rPr>
            <w:rFonts w:ascii="Times New Roman" w:eastAsia="Times New Roman" w:hAnsi="Times New Roman" w:cs="Times New Roman"/>
            <w:sz w:val="24"/>
            <w:szCs w:val="20"/>
          </w:rPr>
          <w:lastRenderedPageBreak/>
          <w:t>Subregional Charge,</w:t>
        </w:r>
      </w:ins>
      <w:r w:rsidRPr="00174718">
        <w:rPr>
          <w:rFonts w:ascii="Times New Roman" w:eastAsia="Times New Roman" w:hAnsi="Times New Roman" w:cs="Times New Roman"/>
          <w:sz w:val="24"/>
          <w:szCs w:val="20"/>
        </w:rPr>
        <w:t xml:space="preserve"> and (</w:t>
      </w:r>
      <w:del w:id="64" w:author="Don Frerking" w:date="2025-02-04T16:04:00Z" w16du:dateUtc="2025-02-04T22:04:00Z">
        <w:r w:rsidRPr="00174718" w:rsidDel="00D962B3">
          <w:rPr>
            <w:rFonts w:ascii="Times New Roman" w:eastAsia="Times New Roman" w:hAnsi="Times New Roman" w:cs="Times New Roman"/>
            <w:sz w:val="24"/>
            <w:szCs w:val="20"/>
          </w:rPr>
          <w:delText>iii</w:delText>
        </w:r>
      </w:del>
      <w:ins w:id="65" w:author="Don Frerking" w:date="2025-02-04T16:04:00Z" w16du:dateUtc="2025-02-04T22:04:00Z">
        <w:r w:rsidRPr="00174718">
          <w:rPr>
            <w:rFonts w:ascii="Times New Roman" w:eastAsia="Times New Roman" w:hAnsi="Times New Roman" w:cs="Times New Roman"/>
            <w:sz w:val="24"/>
            <w:szCs w:val="20"/>
          </w:rPr>
          <w:t>iv</w:t>
        </w:r>
      </w:ins>
      <w:r w:rsidRPr="00174718">
        <w:rPr>
          <w:rFonts w:ascii="Times New Roman" w:eastAsia="Times New Roman" w:hAnsi="Times New Roman" w:cs="Times New Roman"/>
          <w:sz w:val="24"/>
          <w:szCs w:val="20"/>
        </w:rPr>
        <w:t xml:space="preserve">) Region-wide Charge for the period for which they have provided service.  </w:t>
      </w:r>
    </w:p>
    <w:p w14:paraId="11379F70" w14:textId="77777777" w:rsidR="00BF5323" w:rsidRPr="00174718" w:rsidRDefault="00BF5323" w:rsidP="00BF5323">
      <w:pPr>
        <w:tabs>
          <w:tab w:val="clear" w:pos="2431"/>
        </w:tabs>
        <w:spacing w:after="0"/>
        <w:rPr>
          <w:rFonts w:ascii="Times New Roman" w:eastAsia="Times New Roman" w:hAnsi="Times New Roman" w:cs="Times New Roman"/>
          <w:b/>
          <w:snapToGrid w:val="0"/>
          <w:sz w:val="24"/>
          <w:szCs w:val="20"/>
        </w:rPr>
      </w:pPr>
      <w:r w:rsidRPr="00174718">
        <w:rPr>
          <w:rFonts w:ascii="Times New Roman" w:eastAsia="Times New Roman" w:hAnsi="Times New Roman" w:cs="Times New Roman"/>
          <w:sz w:val="24"/>
          <w:szCs w:val="20"/>
        </w:rPr>
        <w:br w:type="page"/>
      </w:r>
    </w:p>
    <w:p w14:paraId="1DEC4DC7" w14:textId="77777777" w:rsidR="00BF5323" w:rsidRPr="00174718" w:rsidRDefault="00BF5323" w:rsidP="00BF5323">
      <w:pPr>
        <w:tabs>
          <w:tab w:val="clear" w:pos="2431"/>
        </w:tabs>
        <w:spacing w:line="360" w:lineRule="auto"/>
        <w:ind w:left="720" w:hanging="720"/>
        <w:jc w:val="both"/>
        <w:outlineLvl w:val="1"/>
        <w:rPr>
          <w:rFonts w:ascii="Times New Roman" w:eastAsia="Times New Roman" w:hAnsi="Times New Roman" w:cs="Times New Roman"/>
          <w:b/>
          <w:snapToGrid w:val="0"/>
          <w:sz w:val="24"/>
          <w:szCs w:val="20"/>
        </w:rPr>
      </w:pPr>
      <w:r w:rsidRPr="00174718">
        <w:rPr>
          <w:rFonts w:ascii="Times New Roman" w:eastAsia="Times New Roman" w:hAnsi="Times New Roman" w:cs="Times New Roman"/>
          <w:b/>
          <w:snapToGrid w:val="0"/>
          <w:sz w:val="24"/>
          <w:szCs w:val="20"/>
        </w:rPr>
        <w:lastRenderedPageBreak/>
        <w:t>34</w:t>
      </w:r>
      <w:r w:rsidRPr="00174718">
        <w:rPr>
          <w:rFonts w:ascii="Times New Roman" w:eastAsia="Times New Roman" w:hAnsi="Times New Roman" w:cs="Times New Roman"/>
          <w:b/>
          <w:snapToGrid w:val="0"/>
          <w:sz w:val="24"/>
          <w:szCs w:val="20"/>
        </w:rPr>
        <w:tab/>
        <w:t>Rates and Charges</w:t>
      </w:r>
    </w:p>
    <w:p w14:paraId="0D7086B7" w14:textId="77777777" w:rsidR="00BF5323" w:rsidRPr="00174718" w:rsidRDefault="00BF5323" w:rsidP="00BF5323">
      <w:pPr>
        <w:tabs>
          <w:tab w:val="clear" w:pos="2431"/>
        </w:tabs>
        <w:spacing w:after="0" w:line="360" w:lineRule="auto"/>
        <w:ind w:firstLine="720"/>
        <w:jc w:val="both"/>
        <w:rPr>
          <w:ins w:id="66" w:author="Marisa Choate" w:date="2025-02-04T08:50:00Z" w16du:dateUtc="2025-02-04T14:50:00Z"/>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Network Customer shall pay the Transmission Provider for any Direct Assignment Facilities, Directly Assigned Upgrade Costs, Ancillary Services, Base Plan Zonal Charges</w:t>
      </w:r>
      <w:ins w:id="67" w:author="Author" w:date="2024-12-03T08:16:00Z">
        <w:r w:rsidRPr="00174718">
          <w:rPr>
            <w:rFonts w:ascii="Times New Roman" w:eastAsia="Times New Roman" w:hAnsi="Times New Roman" w:cs="Times New Roman"/>
            <w:sz w:val="24"/>
            <w:szCs w:val="20"/>
          </w:rPr>
          <w:t xml:space="preserve"> (Schedule 11)</w:t>
        </w:r>
      </w:ins>
      <w:ins w:id="68" w:author="Author" w:date="2024-11-12T14:57:00Z">
        <w:r w:rsidRPr="00174718">
          <w:rPr>
            <w:rFonts w:ascii="Times New Roman" w:eastAsia="Times New Roman" w:hAnsi="Times New Roman" w:cs="Times New Roman"/>
            <w:sz w:val="24"/>
            <w:szCs w:val="20"/>
          </w:rPr>
          <w:t>,</w:t>
        </w:r>
      </w:ins>
      <w:ins w:id="69" w:author="Author" w:date="2024-12-03T08:16:00Z">
        <w:r w:rsidRPr="00174718">
          <w:rPr>
            <w:rFonts w:ascii="Times New Roman" w:eastAsia="Times New Roman" w:hAnsi="Times New Roman" w:cs="Times New Roman"/>
            <w:sz w:val="24"/>
            <w:szCs w:val="20"/>
          </w:rPr>
          <w:t xml:space="preserve"> </w:t>
        </w:r>
      </w:ins>
      <w:ins w:id="70" w:author="Author" w:date="2024-11-12T14:57:00Z">
        <w:r w:rsidRPr="00174718">
          <w:rPr>
            <w:rFonts w:ascii="Times New Roman" w:eastAsia="Times New Roman" w:hAnsi="Times New Roman" w:cs="Times New Roman"/>
            <w:sz w:val="24"/>
            <w:szCs w:val="20"/>
          </w:rPr>
          <w:t>Subregion</w:t>
        </w:r>
      </w:ins>
      <w:ins w:id="71" w:author="Author" w:date="2024-12-03T08:15:00Z">
        <w:r w:rsidRPr="00174718">
          <w:rPr>
            <w:rFonts w:ascii="Times New Roman" w:eastAsia="Times New Roman" w:hAnsi="Times New Roman" w:cs="Times New Roman"/>
            <w:sz w:val="24"/>
            <w:szCs w:val="20"/>
          </w:rPr>
          <w:t>al</w:t>
        </w:r>
      </w:ins>
      <w:ins w:id="72" w:author="Author" w:date="2024-11-12T14:57:00Z">
        <w:r w:rsidRPr="00174718">
          <w:rPr>
            <w:rFonts w:ascii="Times New Roman" w:eastAsia="Times New Roman" w:hAnsi="Times New Roman" w:cs="Times New Roman"/>
            <w:sz w:val="24"/>
            <w:szCs w:val="20"/>
          </w:rPr>
          <w:t xml:space="preserve"> Charges</w:t>
        </w:r>
      </w:ins>
      <w:r w:rsidRPr="00174718">
        <w:rPr>
          <w:rFonts w:ascii="Times New Roman" w:eastAsia="Times New Roman" w:hAnsi="Times New Roman" w:cs="Times New Roman"/>
          <w:sz w:val="24"/>
          <w:szCs w:val="20"/>
        </w:rPr>
        <w:t xml:space="preserve"> (Schedule 11), Region-wide Charges (Schedule 11) and applicable study costs, consistent with Commission policy, along with the following:</w:t>
      </w:r>
      <w:ins w:id="73" w:author="Marisa Choate" w:date="2025-02-04T08:50:00Z" w16du:dateUtc="2025-02-04T14:50:00Z">
        <w:r w:rsidRPr="00174718">
          <w:rPr>
            <w:rFonts w:ascii="Times New Roman" w:eastAsia="Times New Roman" w:hAnsi="Times New Roman" w:cs="Times New Roman"/>
            <w:b/>
            <w:caps/>
            <w:sz w:val="24"/>
            <w:szCs w:val="20"/>
          </w:rPr>
          <w:br w:type="page"/>
        </w:r>
      </w:ins>
    </w:p>
    <w:p w14:paraId="30ECCF88" w14:textId="77777777" w:rsidR="00BF5323" w:rsidRPr="00174718" w:rsidRDefault="00BF5323" w:rsidP="00BF5323">
      <w:pPr>
        <w:tabs>
          <w:tab w:val="clear" w:pos="2431"/>
        </w:tabs>
        <w:snapToGrid w:val="0"/>
        <w:spacing w:after="0"/>
        <w:outlineLvl w:val="0"/>
        <w:rPr>
          <w:rFonts w:ascii="Times New Roman" w:eastAsia="Times New Roman" w:hAnsi="Times New Roman" w:cs="Times New Roman"/>
          <w:b/>
          <w:bCs/>
          <w:caps/>
          <w:sz w:val="24"/>
          <w:szCs w:val="20"/>
        </w:rPr>
      </w:pPr>
      <w:r w:rsidRPr="00174718">
        <w:rPr>
          <w:rFonts w:ascii="Times New Roman" w:eastAsia="Times New Roman" w:hAnsi="Times New Roman" w:cs="Times New Roman"/>
          <w:b/>
          <w:caps/>
          <w:sz w:val="24"/>
          <w:szCs w:val="20"/>
        </w:rPr>
        <w:lastRenderedPageBreak/>
        <w:t>V.</w:t>
      </w:r>
      <w:r w:rsidRPr="00174718">
        <w:rPr>
          <w:rFonts w:ascii="Times New Roman" w:eastAsia="Times New Roman" w:hAnsi="Times New Roman" w:cs="Times New Roman"/>
          <w:b/>
          <w:caps/>
          <w:sz w:val="24"/>
          <w:szCs w:val="20"/>
        </w:rPr>
        <w:tab/>
        <w:t xml:space="preserve">RECOVERY OF COSTS FOR BASE PLAN UPGRADES AND APPROVED BALANCED PORTFOLIOS </w:t>
      </w:r>
      <w:bookmarkStart w:id="74" w:name="_Hlk182384962"/>
    </w:p>
    <w:bookmarkEnd w:id="74"/>
    <w:p w14:paraId="07E25EF7" w14:textId="77777777" w:rsidR="00BF5323" w:rsidRPr="00174718" w:rsidRDefault="00BF5323" w:rsidP="00BF5323">
      <w:pPr>
        <w:tabs>
          <w:tab w:val="clear" w:pos="2431"/>
        </w:tabs>
        <w:spacing w:after="0"/>
        <w:rPr>
          <w:rFonts w:ascii="Times New Roman" w:eastAsia="Times New Roman" w:hAnsi="Times New Roman" w:cs="Times New Roman"/>
          <w:b/>
          <w:bCs/>
          <w:caps/>
          <w:snapToGrid w:val="0"/>
          <w:sz w:val="24"/>
          <w:szCs w:val="20"/>
        </w:rPr>
        <w:sectPr w:rsidR="00BF5323" w:rsidRPr="00174718" w:rsidSect="00BF5323">
          <w:pgSz w:w="12240" w:h="15840"/>
          <w:pgMar w:top="1440" w:right="1440" w:bottom="1440" w:left="1440" w:header="720" w:footer="720" w:gutter="0"/>
          <w:cols w:space="720"/>
        </w:sectPr>
      </w:pPr>
    </w:p>
    <w:p w14:paraId="1261D2F2" w14:textId="77777777" w:rsidR="00BF5323" w:rsidRPr="00174718" w:rsidRDefault="00BF5323" w:rsidP="00BF5323">
      <w:pPr>
        <w:tabs>
          <w:tab w:val="clear" w:pos="2431"/>
        </w:tabs>
        <w:snapToGrid w:val="0"/>
        <w:ind w:left="720" w:hanging="720"/>
        <w:jc w:val="both"/>
        <w:outlineLvl w:val="1"/>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lastRenderedPageBreak/>
        <w:t>40.</w:t>
      </w:r>
      <w:r w:rsidRPr="00174718">
        <w:rPr>
          <w:rFonts w:ascii="Times New Roman" w:eastAsia="Times New Roman" w:hAnsi="Times New Roman" w:cs="Times New Roman"/>
          <w:sz w:val="24"/>
          <w:szCs w:val="20"/>
        </w:rPr>
        <w:tab/>
      </w:r>
      <w:bookmarkStart w:id="75" w:name="_Hlk182384984"/>
      <w:r w:rsidRPr="00174718">
        <w:rPr>
          <w:rFonts w:ascii="Times New Roman" w:eastAsia="Times New Roman" w:hAnsi="Times New Roman" w:cs="Times New Roman"/>
          <w:b/>
          <w:bCs/>
          <w:sz w:val="24"/>
          <w:szCs w:val="20"/>
        </w:rPr>
        <w:t>Base Plan Zonal Charge</w:t>
      </w:r>
      <w:ins w:id="76" w:author="Author" w:date="2024-11-13T09:50:00Z">
        <w:r w:rsidRPr="00174718">
          <w:rPr>
            <w:rFonts w:ascii="Times New Roman" w:eastAsia="Times New Roman" w:hAnsi="Times New Roman" w:cs="Times New Roman"/>
            <w:b/>
            <w:bCs/>
            <w:sz w:val="24"/>
            <w:szCs w:val="20"/>
          </w:rPr>
          <w:t>, Subregion</w:t>
        </w:r>
      </w:ins>
      <w:ins w:id="77" w:author="Author" w:date="2024-12-03T08:16:00Z">
        <w:r w:rsidRPr="00174718">
          <w:rPr>
            <w:rFonts w:ascii="Times New Roman" w:eastAsia="Times New Roman" w:hAnsi="Times New Roman" w:cs="Times New Roman"/>
            <w:b/>
            <w:bCs/>
            <w:sz w:val="24"/>
            <w:szCs w:val="20"/>
          </w:rPr>
          <w:t>al</w:t>
        </w:r>
      </w:ins>
      <w:ins w:id="78" w:author="Author" w:date="2024-11-13T09:50:00Z">
        <w:r w:rsidRPr="00174718">
          <w:rPr>
            <w:rFonts w:ascii="Times New Roman" w:eastAsia="Times New Roman" w:hAnsi="Times New Roman" w:cs="Times New Roman"/>
            <w:b/>
            <w:bCs/>
            <w:sz w:val="24"/>
            <w:szCs w:val="20"/>
          </w:rPr>
          <w:t xml:space="preserve"> Charge</w:t>
        </w:r>
      </w:ins>
      <w:ins w:id="79" w:author="Marisa Choate" w:date="2025-02-04T08:50:00Z" w16du:dateUtc="2025-02-04T14:50:00Z">
        <w:r w:rsidRPr="00174718">
          <w:rPr>
            <w:rFonts w:ascii="Times New Roman" w:eastAsia="Times New Roman" w:hAnsi="Times New Roman" w:cs="Times New Roman"/>
            <w:b/>
            <w:bCs/>
            <w:sz w:val="24"/>
            <w:szCs w:val="20"/>
          </w:rPr>
          <w:t>,</w:t>
        </w:r>
      </w:ins>
      <w:r w:rsidRPr="00174718">
        <w:rPr>
          <w:rFonts w:ascii="Times New Roman" w:eastAsia="Times New Roman" w:hAnsi="Times New Roman" w:cs="Times New Roman"/>
          <w:b/>
          <w:bCs/>
          <w:sz w:val="24"/>
          <w:szCs w:val="20"/>
        </w:rPr>
        <w:t xml:space="preserve"> and Region-wide Charge</w:t>
      </w:r>
    </w:p>
    <w:bookmarkEnd w:id="75"/>
    <w:p w14:paraId="4DE63DA5"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Transmission Provider shall assess Base Plan Zonal Charges</w:t>
      </w:r>
      <w:ins w:id="80" w:author="Author" w:date="2024-11-13T09:50:00Z">
        <w:r w:rsidRPr="00174718">
          <w:rPr>
            <w:rFonts w:ascii="Times New Roman" w:eastAsia="Times New Roman" w:hAnsi="Times New Roman" w:cs="Times New Roman"/>
            <w:sz w:val="24"/>
            <w:szCs w:val="20"/>
          </w:rPr>
          <w:t>, Subregion</w:t>
        </w:r>
      </w:ins>
      <w:ins w:id="81" w:author="Author" w:date="2024-12-03T08:16:00Z">
        <w:r w:rsidRPr="00174718">
          <w:rPr>
            <w:rFonts w:ascii="Times New Roman" w:eastAsia="Times New Roman" w:hAnsi="Times New Roman" w:cs="Times New Roman"/>
            <w:sz w:val="24"/>
            <w:szCs w:val="20"/>
          </w:rPr>
          <w:t>al</w:t>
        </w:r>
      </w:ins>
      <w:ins w:id="82" w:author="Author" w:date="2024-11-13T09:50:00Z">
        <w:r w:rsidRPr="00174718">
          <w:rPr>
            <w:rFonts w:ascii="Times New Roman" w:eastAsia="Times New Roman" w:hAnsi="Times New Roman" w:cs="Times New Roman"/>
            <w:sz w:val="24"/>
            <w:szCs w:val="20"/>
          </w:rPr>
          <w:t xml:space="preserve"> Charges</w:t>
        </w:r>
      </w:ins>
      <w:r w:rsidRPr="00174718">
        <w:rPr>
          <w:rFonts w:ascii="Times New Roman" w:eastAsia="Times New Roman" w:hAnsi="Times New Roman" w:cs="Times New Roman"/>
          <w:sz w:val="24"/>
          <w:szCs w:val="20"/>
        </w:rPr>
        <w:t xml:space="preserve"> and Region-wide Charges specified in Schedule 11 to recover the Base Plan Zonal Annual Transmission Revenue Requirements</w:t>
      </w:r>
      <w:ins w:id="83" w:author="Author" w:date="2024-11-13T09:51:00Z">
        <w:r w:rsidRPr="00174718">
          <w:rPr>
            <w:rFonts w:ascii="Times New Roman" w:eastAsia="Times New Roman" w:hAnsi="Times New Roman" w:cs="Times New Roman"/>
            <w:sz w:val="24"/>
            <w:szCs w:val="20"/>
          </w:rPr>
          <w:t xml:space="preserve">, </w:t>
        </w:r>
      </w:ins>
      <w:ins w:id="84" w:author="Charles Locke" w:date="2025-01-08T18:26:00Z">
        <w:r w:rsidRPr="00174718">
          <w:rPr>
            <w:rFonts w:ascii="Times New Roman" w:eastAsia="Times New Roman" w:hAnsi="Times New Roman" w:cs="Times New Roman"/>
            <w:sz w:val="24"/>
            <w:szCs w:val="20"/>
          </w:rPr>
          <w:t xml:space="preserve">the </w:t>
        </w:r>
      </w:ins>
      <w:ins w:id="85" w:author="Author" w:date="2024-11-13T09:51:00Z">
        <w:r w:rsidRPr="00174718">
          <w:rPr>
            <w:rFonts w:ascii="Times New Roman" w:eastAsia="Times New Roman" w:hAnsi="Times New Roman" w:cs="Times New Roman"/>
            <w:sz w:val="24"/>
            <w:szCs w:val="20"/>
          </w:rPr>
          <w:t>Subregion</w:t>
        </w:r>
      </w:ins>
      <w:ins w:id="86" w:author="Author" w:date="2024-12-03T08:17:00Z">
        <w:r w:rsidRPr="00174718">
          <w:rPr>
            <w:rFonts w:ascii="Times New Roman" w:eastAsia="Times New Roman" w:hAnsi="Times New Roman" w:cs="Times New Roman"/>
            <w:sz w:val="24"/>
            <w:szCs w:val="20"/>
          </w:rPr>
          <w:t>al</w:t>
        </w:r>
      </w:ins>
      <w:ins w:id="87" w:author="Author" w:date="2024-11-13T09:51:00Z">
        <w:r w:rsidRPr="00174718">
          <w:rPr>
            <w:rFonts w:ascii="Times New Roman" w:eastAsia="Times New Roman" w:hAnsi="Times New Roman" w:cs="Times New Roman"/>
            <w:sz w:val="24"/>
            <w:szCs w:val="20"/>
          </w:rPr>
          <w:t xml:space="preserve"> Annual Transmission Revenue Requirements</w:t>
        </w:r>
      </w:ins>
      <w:ins w:id="88" w:author="Marisa Choate" w:date="2025-02-04T08:50:00Z" w16du:dateUtc="2025-02-04T14:50:00Z">
        <w:r w:rsidRPr="00174718">
          <w:rPr>
            <w:rFonts w:ascii="Times New Roman" w:eastAsia="Times New Roman" w:hAnsi="Times New Roman" w:cs="Times New Roman"/>
            <w:sz w:val="24"/>
            <w:szCs w:val="20"/>
          </w:rPr>
          <w:t>,</w:t>
        </w:r>
      </w:ins>
      <w:r w:rsidRPr="00174718">
        <w:rPr>
          <w:rFonts w:ascii="Times New Roman" w:eastAsia="Times New Roman" w:hAnsi="Times New Roman" w:cs="Times New Roman"/>
          <w:sz w:val="24"/>
          <w:szCs w:val="20"/>
        </w:rPr>
        <w:t xml:space="preserve"> and the Region-wide Annual Transmission Revenue Requirement. </w:t>
      </w:r>
    </w:p>
    <w:p w14:paraId="14D7B17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31C009DC" w14:textId="77777777" w:rsidR="00BF5323" w:rsidRPr="00174718" w:rsidRDefault="00BF5323" w:rsidP="00BF5323">
      <w:pPr>
        <w:tabs>
          <w:tab w:val="clear" w:pos="2431"/>
        </w:tabs>
        <w:spacing w:after="0" w:line="360" w:lineRule="auto"/>
        <w:rPr>
          <w:rFonts w:ascii="Times New Roman" w:eastAsia="Times New Roman" w:hAnsi="Times New Roman" w:cs="Times New Roman"/>
          <w:sz w:val="24"/>
          <w:szCs w:val="20"/>
        </w:rPr>
        <w:sectPr w:rsidR="00BF5323" w:rsidRPr="00174718" w:rsidSect="00BF5323">
          <w:pgSz w:w="12240" w:h="15840"/>
          <w:pgMar w:top="1440" w:right="1440" w:bottom="1440" w:left="1440" w:header="720" w:footer="720" w:gutter="0"/>
          <w:cols w:space="720"/>
        </w:sectPr>
      </w:pPr>
    </w:p>
    <w:p w14:paraId="2F46F86B" w14:textId="77777777" w:rsidR="00BF5323" w:rsidRPr="00174718" w:rsidRDefault="00BF5323" w:rsidP="00BF5323">
      <w:pPr>
        <w:tabs>
          <w:tab w:val="clear" w:pos="2431"/>
        </w:tabs>
        <w:snapToGrid w:val="0"/>
        <w:ind w:left="720" w:hanging="720"/>
        <w:jc w:val="both"/>
        <w:outlineLvl w:val="1"/>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lastRenderedPageBreak/>
        <w:t>41.</w:t>
      </w:r>
      <w:r w:rsidRPr="00174718">
        <w:rPr>
          <w:rFonts w:ascii="Times New Roman" w:eastAsia="Times New Roman" w:hAnsi="Times New Roman" w:cs="Times New Roman"/>
          <w:b/>
          <w:sz w:val="24"/>
          <w:szCs w:val="20"/>
        </w:rPr>
        <w:tab/>
      </w:r>
      <w:bookmarkStart w:id="89" w:name="_Hlk182385055"/>
      <w:r w:rsidRPr="00174718">
        <w:rPr>
          <w:rFonts w:ascii="Times New Roman" w:eastAsia="Times New Roman" w:hAnsi="Times New Roman" w:cs="Times New Roman"/>
          <w:b/>
          <w:sz w:val="24"/>
          <w:szCs w:val="20"/>
        </w:rPr>
        <w:t xml:space="preserve">Applicability to Resident Load </w:t>
      </w:r>
    </w:p>
    <w:p w14:paraId="50B4DCE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 xml:space="preserve">A. </w:t>
      </w:r>
      <w:r w:rsidRPr="00174718">
        <w:rPr>
          <w:rFonts w:ascii="Times New Roman" w:eastAsia="Times New Roman" w:hAnsi="Times New Roman" w:cs="Times New Roman"/>
          <w:b/>
          <w:sz w:val="24"/>
          <w:szCs w:val="20"/>
        </w:rPr>
        <w:tab/>
        <w:t>Resident Load in Zones 1 through 9 and 11 through 19</w:t>
      </w:r>
    </w:p>
    <w:bookmarkEnd w:id="89"/>
    <w:p w14:paraId="458ADD43"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Zonal Charges</w:t>
      </w:r>
      <w:ins w:id="90" w:author="Author" w:date="2024-11-13T09:51:00Z">
        <w:r w:rsidRPr="00174718">
          <w:rPr>
            <w:rFonts w:ascii="Times New Roman" w:eastAsia="Times New Roman" w:hAnsi="Times New Roman" w:cs="Times New Roman"/>
            <w:sz w:val="24"/>
            <w:szCs w:val="20"/>
          </w:rPr>
          <w:t>, Subregion</w:t>
        </w:r>
      </w:ins>
      <w:ins w:id="91" w:author="Author" w:date="2024-12-03T08:17:00Z">
        <w:r w:rsidRPr="00174718">
          <w:rPr>
            <w:rFonts w:ascii="Times New Roman" w:eastAsia="Times New Roman" w:hAnsi="Times New Roman" w:cs="Times New Roman"/>
            <w:sz w:val="24"/>
            <w:szCs w:val="20"/>
          </w:rPr>
          <w:t>al</w:t>
        </w:r>
      </w:ins>
      <w:ins w:id="92" w:author="Author" w:date="2024-11-13T09:51:00Z">
        <w:r w:rsidRPr="00174718">
          <w:rPr>
            <w:rFonts w:ascii="Times New Roman" w:eastAsia="Times New Roman" w:hAnsi="Times New Roman" w:cs="Times New Roman"/>
            <w:sz w:val="24"/>
            <w:szCs w:val="20"/>
          </w:rPr>
          <w:t xml:space="preserve"> Charges</w:t>
        </w:r>
      </w:ins>
      <w:ins w:id="93" w:author="Marisa Choate" w:date="2025-02-04T08:51:00Z" w16du:dateUtc="2025-02-04T14:51:00Z">
        <w:r w:rsidRPr="00174718">
          <w:rPr>
            <w:rFonts w:ascii="Times New Roman" w:eastAsia="Times New Roman" w:hAnsi="Times New Roman" w:cs="Times New Roman"/>
            <w:sz w:val="24"/>
            <w:szCs w:val="20"/>
          </w:rPr>
          <w:t>,</w:t>
        </w:r>
      </w:ins>
      <w:r w:rsidRPr="00174718">
        <w:rPr>
          <w:rFonts w:ascii="Times New Roman" w:eastAsia="Times New Roman" w:hAnsi="Times New Roman" w:cs="Times New Roman"/>
          <w:sz w:val="24"/>
          <w:szCs w:val="20"/>
        </w:rPr>
        <w:t xml:space="preserve"> and Region-wide Charges shall be determined in accordance with Schedule 11 and assessed to:</w:t>
      </w:r>
    </w:p>
    <w:p w14:paraId="7B572349"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Network Customers taking Network Integration Transmission Service to serve their Network Load under the Tariff; and</w:t>
      </w:r>
    </w:p>
    <w:p w14:paraId="58F1A074"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 xml:space="preserve">Transmission Owners providing transmission service to: (a) bundled retail load for which such Transmission Owners are not taking Network Integration Transmission Service or Firm Point-To-Point Transmission Service under the Tariff; and (b) load being served under Grandfathered Agreements for which such Transmission Owners are not taking Network Integration Transmission Service or Firm Point-To-Point Transmission Service under the Tariff.  Load being served under Grandfathered Agreements shall be treated as Resident Load only in the Zone of the Point of Delivery or the point of exit from the SPP Region, as applicable, and shall not be treated as Resident Load if its continuous transmission path includes one or more segments with Firm Point-To-Point Transmission Service under this Tariff. </w:t>
      </w:r>
    </w:p>
    <w:p w14:paraId="48A56293"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0BC3727A"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B.</w:t>
      </w:r>
      <w:r w:rsidRPr="00174718">
        <w:rPr>
          <w:rFonts w:ascii="Times New Roman" w:eastAsia="Times New Roman" w:hAnsi="Times New Roman" w:cs="Times New Roman"/>
          <w:b/>
          <w:sz w:val="24"/>
          <w:szCs w:val="20"/>
        </w:rPr>
        <w:tab/>
        <w:t>Resident Load in Zone 10</w:t>
      </w:r>
    </w:p>
    <w:p w14:paraId="640B7A5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Zonal Charges</w:t>
      </w:r>
      <w:ins w:id="94" w:author="Author" w:date="2024-12-09T10:45:00Z">
        <w:r w:rsidRPr="00174718">
          <w:rPr>
            <w:rFonts w:ascii="Times New Roman" w:eastAsia="Times New Roman" w:hAnsi="Times New Roman" w:cs="Times New Roman"/>
            <w:sz w:val="24"/>
            <w:szCs w:val="20"/>
          </w:rPr>
          <w:t>, S</w:t>
        </w:r>
      </w:ins>
      <w:ins w:id="95" w:author="Author" w:date="2024-12-09T10:46:00Z">
        <w:r w:rsidRPr="00174718">
          <w:rPr>
            <w:rFonts w:ascii="Times New Roman" w:eastAsia="Times New Roman" w:hAnsi="Times New Roman" w:cs="Times New Roman"/>
            <w:sz w:val="24"/>
            <w:szCs w:val="20"/>
          </w:rPr>
          <w:t>ubregional Charges,</w:t>
        </w:r>
      </w:ins>
      <w:r w:rsidRPr="00174718">
        <w:rPr>
          <w:rFonts w:ascii="Times New Roman" w:eastAsia="Times New Roman" w:hAnsi="Times New Roman" w:cs="Times New Roman"/>
          <w:sz w:val="24"/>
          <w:szCs w:val="20"/>
        </w:rPr>
        <w:t xml:space="preserve"> and Region-wide Charges shall be determined in accordance with Schedule 11 and assessed to loads defined in Sections 41.A.(1) and (2), except that the determination of Resident Load for Zone 10 shall not include:</w:t>
      </w:r>
    </w:p>
    <w:p w14:paraId="2760B159"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(1) </w:t>
      </w:r>
      <w:r w:rsidRPr="00174718">
        <w:rPr>
          <w:rFonts w:ascii="Times New Roman" w:eastAsia="Times New Roman" w:hAnsi="Times New Roman" w:cs="Times New Roman"/>
          <w:sz w:val="24"/>
          <w:szCs w:val="20"/>
        </w:rPr>
        <w:tab/>
        <w:t>Transmission Transactions (as defined in Attachment AD of this Tariff) related to Grandfathered Agreements of Southwestern Power Administration listed in Attachment W of this Tariff; and</w:t>
      </w:r>
    </w:p>
    <w:p w14:paraId="43806C16"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(2) </w:t>
      </w:r>
      <w:r w:rsidRPr="00174718">
        <w:rPr>
          <w:rFonts w:ascii="Times New Roman" w:eastAsia="Times New Roman" w:hAnsi="Times New Roman" w:cs="Times New Roman"/>
          <w:sz w:val="24"/>
          <w:szCs w:val="20"/>
        </w:rPr>
        <w:tab/>
        <w:t>Scheduled deliveries of Federal Power-Southwestern to Network Customers pursuant to Section 34.9 of this Tariff.</w:t>
      </w:r>
    </w:p>
    <w:p w14:paraId="30BF7025"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3B3E015A"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C.</w:t>
      </w:r>
      <w:r w:rsidRPr="00174718">
        <w:rPr>
          <w:rFonts w:ascii="Times New Roman" w:eastAsia="Times New Roman" w:hAnsi="Times New Roman" w:cs="Times New Roman"/>
          <w:b/>
          <w:sz w:val="24"/>
          <w:szCs w:val="20"/>
        </w:rPr>
        <w:tab/>
        <w:t>Reporting Resident Load</w:t>
      </w:r>
    </w:p>
    <w:p w14:paraId="54C69F3A"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For the purposes of Schedule 11, the load defined in Sections 41.A and 41.B shall be classified as Resident Load.  All entities responsible for reporting Resident Load information to the Transmission Provider, for the purpose of determining charges under Schedule 11, shall </w:t>
      </w:r>
      <w:r w:rsidRPr="00174718">
        <w:rPr>
          <w:rFonts w:ascii="Times New Roman" w:eastAsia="Times New Roman" w:hAnsi="Times New Roman" w:cs="Times New Roman"/>
          <w:sz w:val="24"/>
          <w:szCs w:val="20"/>
        </w:rPr>
        <w:lastRenderedPageBreak/>
        <w:t>provide such information no later than January 25 of each year for the twelve months of the prior calendar year.  If January 25 falls on a weekend, the information shall be provided no later than the immediately preceding Friday.  The Transmission Provider shall post on its website and/or communicate to the membership of the Markets and Operations Policy Committee the reporting status of the entities responsible for reporting Resident Load information.</w:t>
      </w:r>
    </w:p>
    <w:p w14:paraId="62D7637D" w14:textId="77777777" w:rsidR="00BF5323" w:rsidRPr="00174718" w:rsidRDefault="00BF5323" w:rsidP="00BF5323">
      <w:pPr>
        <w:tabs>
          <w:tab w:val="clear" w:pos="2431"/>
        </w:tabs>
        <w:spacing w:after="0" w:line="360" w:lineRule="auto"/>
        <w:rPr>
          <w:rFonts w:ascii="Times New Roman" w:eastAsia="Times New Roman" w:hAnsi="Times New Roman" w:cs="Times New Roman"/>
          <w:sz w:val="24"/>
          <w:szCs w:val="20"/>
        </w:rPr>
        <w:sectPr w:rsidR="00BF5323" w:rsidRPr="00174718" w:rsidSect="00BF5323">
          <w:pgSz w:w="12240" w:h="15840"/>
          <w:pgMar w:top="1440" w:right="1440" w:bottom="1440" w:left="1440" w:header="720" w:footer="720" w:gutter="0"/>
          <w:cols w:space="720"/>
        </w:sectPr>
      </w:pPr>
    </w:p>
    <w:p w14:paraId="7C109011" w14:textId="77777777" w:rsidR="00BF5323" w:rsidRPr="00174718" w:rsidRDefault="00BF5323" w:rsidP="00BF5323">
      <w:pPr>
        <w:tabs>
          <w:tab w:val="clear" w:pos="2431"/>
        </w:tabs>
        <w:snapToGrid w:val="0"/>
        <w:ind w:left="720" w:hanging="720"/>
        <w:jc w:val="both"/>
        <w:outlineLvl w:val="1"/>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lastRenderedPageBreak/>
        <w:t>42.</w:t>
      </w:r>
      <w:r w:rsidRPr="00174718">
        <w:rPr>
          <w:rFonts w:ascii="Times New Roman" w:eastAsia="Times New Roman" w:hAnsi="Times New Roman" w:cs="Times New Roman"/>
          <w:b/>
          <w:sz w:val="24"/>
          <w:szCs w:val="20"/>
        </w:rPr>
        <w:tab/>
        <w:t>Applicability to Point-To-Point Transmission Service</w:t>
      </w:r>
    </w:p>
    <w:p w14:paraId="2273DE54"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Zonal Charges</w:t>
      </w:r>
      <w:ins w:id="96" w:author="Author" w:date="2024-11-13T10:16:00Z">
        <w:r w:rsidRPr="00174718">
          <w:rPr>
            <w:rFonts w:ascii="Times New Roman" w:eastAsia="Times New Roman" w:hAnsi="Times New Roman" w:cs="Times New Roman"/>
            <w:sz w:val="24"/>
            <w:szCs w:val="20"/>
          </w:rPr>
          <w:t>, Subregion</w:t>
        </w:r>
      </w:ins>
      <w:ins w:id="97" w:author="Author" w:date="2024-12-03T08:17:00Z">
        <w:r w:rsidRPr="00174718">
          <w:rPr>
            <w:rFonts w:ascii="Times New Roman" w:eastAsia="Times New Roman" w:hAnsi="Times New Roman" w:cs="Times New Roman"/>
            <w:sz w:val="24"/>
            <w:szCs w:val="20"/>
          </w:rPr>
          <w:t>al</w:t>
        </w:r>
      </w:ins>
      <w:ins w:id="98" w:author="Author" w:date="2024-11-13T10:16:00Z">
        <w:r w:rsidRPr="00174718">
          <w:rPr>
            <w:rFonts w:ascii="Times New Roman" w:eastAsia="Times New Roman" w:hAnsi="Times New Roman" w:cs="Times New Roman"/>
            <w:sz w:val="24"/>
            <w:szCs w:val="20"/>
          </w:rPr>
          <w:t xml:space="preserve"> Charges,</w:t>
        </w:r>
      </w:ins>
      <w:r w:rsidRPr="00174718">
        <w:rPr>
          <w:rFonts w:ascii="Times New Roman" w:eastAsia="Times New Roman" w:hAnsi="Times New Roman" w:cs="Times New Roman"/>
          <w:sz w:val="24"/>
          <w:szCs w:val="20"/>
        </w:rPr>
        <w:t xml:space="preserve"> and Region-wide Charges shall be determined in accordance with Schedule 11 and assessed to Transmission Customers taking Point-To-Point Transmission Service under the Tariff.</w:t>
      </w:r>
    </w:p>
    <w:p w14:paraId="5225039F"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p>
    <w:p w14:paraId="7108D30F"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sectPr w:rsidR="00BF5323" w:rsidRPr="00174718" w:rsidSect="00BF5323">
          <w:headerReference w:type="even" r:id="rId20"/>
          <w:headerReference w:type="default" r:id="rId21"/>
          <w:footerReference w:type="even" r:id="rId22"/>
          <w:headerReference w:type="first" r:id="rId23"/>
          <w:footerReference w:type="first" r:id="rId24"/>
          <w:pgSz w:w="12240" w:h="15840"/>
          <w:pgMar w:top="1440" w:right="1440" w:bottom="1440" w:left="1440" w:header="720" w:footer="720" w:gutter="0"/>
          <w:cols w:space="720"/>
          <w:docGrid w:linePitch="360"/>
        </w:sectPr>
      </w:pPr>
    </w:p>
    <w:p w14:paraId="7A95E0A7"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lastRenderedPageBreak/>
        <w:t>SCHEDULE 7</w:t>
      </w:r>
    </w:p>
    <w:p w14:paraId="62D870C2"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t>Long-Term Firm and Short-Term Firm Point-To-Point Transmission Service</w:t>
      </w:r>
    </w:p>
    <w:p w14:paraId="246AB9B1" w14:textId="77777777" w:rsidR="00BF5323" w:rsidRPr="00174718" w:rsidRDefault="00BF5323" w:rsidP="00BF5323">
      <w:pPr>
        <w:tabs>
          <w:tab w:val="clear" w:pos="2431"/>
        </w:tabs>
        <w:spacing w:after="0" w:line="360" w:lineRule="auto"/>
        <w:jc w:val="center"/>
        <w:rPr>
          <w:rFonts w:ascii="Times New Roman" w:eastAsia="Times New Roman" w:hAnsi="Times New Roman" w:cs="Times New Roman"/>
          <w:b/>
          <w:sz w:val="24"/>
          <w:szCs w:val="20"/>
        </w:rPr>
      </w:pPr>
    </w:p>
    <w:p w14:paraId="2D626E67"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Transmission Customer shall compensate the Transmission Provider each month for Reserved Capacity at the sum of the applicable charges set forth below in addition to other applicable charges specified in the Tariff.  All effective rates under this schedule shall be posted on the SPP OASIS.</w:t>
      </w:r>
    </w:p>
    <w:p w14:paraId="34323A9D"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1.</w:t>
      </w:r>
      <w:r w:rsidRPr="00174718">
        <w:rPr>
          <w:rFonts w:ascii="Times New Roman" w:eastAsia="Times New Roman" w:hAnsi="Times New Roman" w:cs="Times New Roman"/>
          <w:b/>
          <w:sz w:val="24"/>
          <w:szCs w:val="20"/>
        </w:rPr>
        <w:tab/>
        <w:t xml:space="preserve">Zonal Rates: </w:t>
      </w:r>
      <w:r w:rsidRPr="00174718">
        <w:rPr>
          <w:rFonts w:ascii="Times New Roman" w:eastAsia="Times New Roman" w:hAnsi="Times New Roman" w:cs="Times New Roman"/>
          <w:sz w:val="24"/>
          <w:szCs w:val="20"/>
        </w:rPr>
        <w:t xml:space="preserve"> The Transmission Customer shall pay the zonal rate (per kW of reserved capacity) based upon the Zone where the load is located for Firm Point-To-Point Transmission Service where the generation source is outside the SPP Region and the load is located within the SPP Region and for Firm Point-To-Point Transmission Service where both the generation source and the load are located within the SPP Region.  For Firm Point-To-Point Transmission Service where the generation source is located within the SPP Region and the load is located outside of the SPP Region, and for Firm Point-To-Point Transmission Service where both the generation source and the load are located outside of the SPP Region, the Transmission Customer shall pay the zonal rate (per kW of reserved capacity) for the Zone interconnected with the Balancing Authority Area, external to the SPP Region, that is the designated Point of Delivery. Where there is more than one Zone interconnected with such Balancing Authority Area, the lowest zonal rate of the interconnected Zones is applicable. The zonal rates are stated in Attachment T.</w:t>
      </w:r>
    </w:p>
    <w:p w14:paraId="05FF60AC"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Zones are as follows:</w:t>
      </w:r>
    </w:p>
    <w:p w14:paraId="312C4C79" w14:textId="77777777" w:rsidR="00BF5323" w:rsidRPr="00174718" w:rsidRDefault="00BF5323" w:rsidP="00BF5323">
      <w:pPr>
        <w:tabs>
          <w:tab w:val="clear" w:pos="2431"/>
        </w:tabs>
        <w:spacing w:after="0" w:line="360" w:lineRule="auto"/>
        <w:ind w:left="144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w:t>
      </w:r>
      <w:r w:rsidRPr="00174718">
        <w:rPr>
          <w:rFonts w:ascii="Times New Roman" w:eastAsia="Times New Roman" w:hAnsi="Times New Roman" w:cs="Times New Roman"/>
          <w:sz w:val="24"/>
          <w:szCs w:val="20"/>
        </w:rPr>
        <w:tab/>
        <w:t>American Electric Power – West</w:t>
      </w:r>
    </w:p>
    <w:p w14:paraId="0B7E9B52"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2:</w:t>
      </w:r>
      <w:r w:rsidRPr="00174718">
        <w:rPr>
          <w:rFonts w:ascii="Times New Roman" w:eastAsia="Times New Roman" w:hAnsi="Times New Roman" w:cs="Times New Roman"/>
          <w:sz w:val="24"/>
          <w:szCs w:val="20"/>
        </w:rPr>
        <w:tab/>
        <w:t>Kansas City Board of Public Utilities</w:t>
      </w:r>
    </w:p>
    <w:p w14:paraId="131958B5"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3:</w:t>
      </w:r>
      <w:r w:rsidRPr="00174718">
        <w:rPr>
          <w:rFonts w:ascii="Times New Roman" w:eastAsia="Times New Roman" w:hAnsi="Times New Roman" w:cs="Times New Roman"/>
          <w:sz w:val="24"/>
          <w:szCs w:val="20"/>
        </w:rPr>
        <w:tab/>
        <w:t>City Utilities of Springfield, Missouri</w:t>
      </w:r>
    </w:p>
    <w:p w14:paraId="4E6CC8E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4:</w:t>
      </w:r>
      <w:r w:rsidRPr="00174718">
        <w:rPr>
          <w:rFonts w:ascii="Times New Roman" w:eastAsia="Times New Roman" w:hAnsi="Times New Roman" w:cs="Times New Roman"/>
          <w:sz w:val="24"/>
          <w:szCs w:val="20"/>
        </w:rPr>
        <w:tab/>
        <w:t>Empire District Electric Company</w:t>
      </w:r>
    </w:p>
    <w:p w14:paraId="3E644C1D"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5:</w:t>
      </w:r>
      <w:r w:rsidRPr="00174718">
        <w:rPr>
          <w:rFonts w:ascii="Times New Roman" w:eastAsia="Times New Roman" w:hAnsi="Times New Roman" w:cs="Times New Roman"/>
          <w:sz w:val="24"/>
          <w:szCs w:val="20"/>
        </w:rPr>
        <w:tab/>
        <w:t>Grand River Dam Authority</w:t>
      </w:r>
    </w:p>
    <w:p w14:paraId="28C8DA97"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6:</w:t>
      </w:r>
      <w:r w:rsidRPr="00174718">
        <w:rPr>
          <w:rFonts w:ascii="Times New Roman" w:eastAsia="Times New Roman" w:hAnsi="Times New Roman" w:cs="Times New Roman"/>
          <w:sz w:val="24"/>
          <w:szCs w:val="20"/>
        </w:rPr>
        <w:tab/>
        <w:t>Evergy Metro, Inc.</w:t>
      </w:r>
    </w:p>
    <w:p w14:paraId="3C76957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7:</w:t>
      </w:r>
      <w:r w:rsidRPr="00174718">
        <w:rPr>
          <w:rFonts w:ascii="Times New Roman" w:eastAsia="Times New Roman" w:hAnsi="Times New Roman" w:cs="Times New Roman"/>
          <w:sz w:val="24"/>
          <w:szCs w:val="20"/>
        </w:rPr>
        <w:tab/>
        <w:t>Oklahoma Gas &amp; Electric Company</w:t>
      </w:r>
    </w:p>
    <w:p w14:paraId="2C50E26E"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8:</w:t>
      </w:r>
      <w:r w:rsidRPr="00174718">
        <w:rPr>
          <w:rFonts w:ascii="Times New Roman" w:eastAsia="Times New Roman" w:hAnsi="Times New Roman" w:cs="Times New Roman"/>
          <w:sz w:val="24"/>
          <w:szCs w:val="20"/>
        </w:rPr>
        <w:tab/>
        <w:t>Midwest Energy, Inc.</w:t>
      </w:r>
    </w:p>
    <w:p w14:paraId="360B5487"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9:</w:t>
      </w:r>
      <w:r w:rsidRPr="00174718">
        <w:rPr>
          <w:rFonts w:ascii="Times New Roman" w:eastAsia="Times New Roman" w:hAnsi="Times New Roman" w:cs="Times New Roman"/>
          <w:sz w:val="24"/>
          <w:szCs w:val="20"/>
        </w:rPr>
        <w:tab/>
        <w:t>Evergy Missouri West, Inc.</w:t>
      </w:r>
    </w:p>
    <w:p w14:paraId="6BB68C37"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10:</w:t>
      </w:r>
      <w:r w:rsidRPr="00174718">
        <w:rPr>
          <w:rFonts w:ascii="Times New Roman" w:eastAsia="Times New Roman" w:hAnsi="Times New Roman" w:cs="Times New Roman"/>
          <w:sz w:val="24"/>
          <w:szCs w:val="20"/>
        </w:rPr>
        <w:tab/>
        <w:t>Southwestern Power Administration</w:t>
      </w:r>
    </w:p>
    <w:p w14:paraId="552E1DA1"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11:</w:t>
      </w:r>
      <w:r w:rsidRPr="00174718">
        <w:rPr>
          <w:rFonts w:ascii="Times New Roman" w:eastAsia="Times New Roman" w:hAnsi="Times New Roman" w:cs="Times New Roman"/>
          <w:sz w:val="24"/>
          <w:szCs w:val="20"/>
        </w:rPr>
        <w:tab/>
        <w:t>Southwestern Public Service</w:t>
      </w:r>
    </w:p>
    <w:p w14:paraId="653388D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Zone 12:</w:t>
      </w:r>
      <w:r w:rsidRPr="00174718">
        <w:rPr>
          <w:rFonts w:ascii="Times New Roman" w:eastAsia="Times New Roman" w:hAnsi="Times New Roman" w:cs="Times New Roman"/>
          <w:sz w:val="24"/>
          <w:szCs w:val="20"/>
        </w:rPr>
        <w:tab/>
        <w:t>Sunflower Electric Power Corporation</w:t>
      </w:r>
    </w:p>
    <w:p w14:paraId="0516B59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13:</w:t>
      </w:r>
      <w:r w:rsidRPr="00174718">
        <w:rPr>
          <w:rFonts w:ascii="Times New Roman" w:eastAsia="Times New Roman" w:hAnsi="Times New Roman" w:cs="Times New Roman"/>
          <w:sz w:val="24"/>
          <w:szCs w:val="20"/>
        </w:rPr>
        <w:tab/>
        <w:t>Western Farmers Electric Cooperative</w:t>
      </w:r>
    </w:p>
    <w:p w14:paraId="534249BC" w14:textId="77777777" w:rsidR="00BF5323" w:rsidRPr="00174718" w:rsidRDefault="00BF5323" w:rsidP="00BF5323">
      <w:pPr>
        <w:tabs>
          <w:tab w:val="clear" w:pos="2431"/>
        </w:tabs>
        <w:spacing w:after="0" w:line="360" w:lineRule="auto"/>
        <w:ind w:left="144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14:</w:t>
      </w:r>
      <w:r w:rsidRPr="00174718">
        <w:rPr>
          <w:rFonts w:ascii="Times New Roman" w:eastAsia="Times New Roman" w:hAnsi="Times New Roman" w:cs="Times New Roman"/>
          <w:sz w:val="24"/>
          <w:szCs w:val="20"/>
        </w:rPr>
        <w:tab/>
        <w:t>Evergy Kansas Central, Inc. (Evergy Kansas South, Inc. and Evergy Kansas Central, Inc.)</w:t>
      </w:r>
    </w:p>
    <w:p w14:paraId="31139B3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15:</w:t>
      </w:r>
      <w:r w:rsidRPr="00174718">
        <w:rPr>
          <w:rFonts w:ascii="Times New Roman" w:eastAsia="Times New Roman" w:hAnsi="Times New Roman" w:cs="Times New Roman"/>
          <w:sz w:val="24"/>
          <w:szCs w:val="20"/>
        </w:rPr>
        <w:tab/>
        <w:t xml:space="preserve">Reserved for Future Use </w:t>
      </w:r>
    </w:p>
    <w:p w14:paraId="58379395"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16:</w:t>
      </w:r>
      <w:r w:rsidRPr="00174718">
        <w:rPr>
          <w:rFonts w:ascii="Times New Roman" w:eastAsia="Times New Roman" w:hAnsi="Times New Roman" w:cs="Times New Roman"/>
          <w:sz w:val="24"/>
          <w:szCs w:val="20"/>
        </w:rPr>
        <w:tab/>
        <w:t>Lincoln Electric System</w:t>
      </w:r>
    </w:p>
    <w:p w14:paraId="672590D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17:</w:t>
      </w:r>
      <w:r w:rsidRPr="00174718">
        <w:rPr>
          <w:rFonts w:ascii="Times New Roman" w:eastAsia="Times New Roman" w:hAnsi="Times New Roman" w:cs="Times New Roman"/>
          <w:sz w:val="24"/>
          <w:szCs w:val="20"/>
        </w:rPr>
        <w:tab/>
        <w:t>Nebraska Public Power District</w:t>
      </w:r>
    </w:p>
    <w:p w14:paraId="2732A6E1"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18:</w:t>
      </w:r>
      <w:r w:rsidRPr="00174718">
        <w:rPr>
          <w:rFonts w:ascii="Times New Roman" w:eastAsia="Times New Roman" w:hAnsi="Times New Roman" w:cs="Times New Roman"/>
          <w:sz w:val="24"/>
          <w:szCs w:val="20"/>
        </w:rPr>
        <w:tab/>
        <w:t>Omaha Public Power District</w:t>
      </w:r>
    </w:p>
    <w:p w14:paraId="5D38DB9B"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19:</w:t>
      </w:r>
      <w:r w:rsidRPr="00174718">
        <w:rPr>
          <w:rFonts w:ascii="Times New Roman" w:eastAsia="Times New Roman" w:hAnsi="Times New Roman" w:cs="Times New Roman"/>
          <w:sz w:val="24"/>
          <w:szCs w:val="20"/>
        </w:rPr>
        <w:tab/>
        <w:t>Upper Missouri Zone</w:t>
      </w:r>
    </w:p>
    <w:p w14:paraId="694DA94A"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No changes in Zones shall be made without submitting a filing to the Commission.</w:t>
      </w:r>
    </w:p>
    <w:p w14:paraId="63646FD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2.</w:t>
      </w:r>
      <w:r w:rsidRPr="00174718">
        <w:rPr>
          <w:rFonts w:ascii="Times New Roman" w:eastAsia="Times New Roman" w:hAnsi="Times New Roman" w:cs="Times New Roman"/>
          <w:b/>
          <w:sz w:val="24"/>
          <w:szCs w:val="20"/>
        </w:rPr>
        <w:tab/>
        <w:t>Caps:</w:t>
      </w:r>
      <w:r w:rsidRPr="00174718">
        <w:rPr>
          <w:rFonts w:ascii="Times New Roman" w:eastAsia="Times New Roman" w:hAnsi="Times New Roman" w:cs="Times New Roman"/>
          <w:sz w:val="24"/>
          <w:szCs w:val="20"/>
        </w:rPr>
        <w:t xml:space="preserve">  The total demand charge in any week, pursuant to a reservation for Daily delivery, shall not exceed the weekly rate times the highest amount in kilowatts of Reserved Capacity in any day during such week.</w:t>
      </w:r>
    </w:p>
    <w:p w14:paraId="1F249EB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3.</w:t>
      </w:r>
      <w:r w:rsidRPr="00174718">
        <w:rPr>
          <w:rFonts w:ascii="Times New Roman" w:eastAsia="Times New Roman" w:hAnsi="Times New Roman" w:cs="Times New Roman"/>
          <w:b/>
          <w:sz w:val="24"/>
          <w:szCs w:val="20"/>
        </w:rPr>
        <w:tab/>
        <w:t xml:space="preserve">Real Power Losses:  </w:t>
      </w:r>
      <w:r w:rsidRPr="00174718">
        <w:rPr>
          <w:rFonts w:ascii="Times New Roman" w:eastAsia="Times New Roman" w:hAnsi="Times New Roman" w:cs="Times New Roman"/>
          <w:sz w:val="24"/>
          <w:szCs w:val="20"/>
        </w:rPr>
        <w:t>The Transmission Customer shall be responsible for real power losses determined in accordance with Attachment M.</w:t>
      </w:r>
    </w:p>
    <w:p w14:paraId="5AEACBF8"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4.</w:t>
      </w:r>
      <w:r w:rsidRPr="00174718">
        <w:rPr>
          <w:rFonts w:ascii="Times New Roman" w:eastAsia="Times New Roman" w:hAnsi="Times New Roman" w:cs="Times New Roman"/>
          <w:b/>
          <w:sz w:val="24"/>
          <w:szCs w:val="20"/>
        </w:rPr>
        <w:tab/>
        <w:t>a.  Direct Assignment Costs:</w:t>
      </w:r>
      <w:r w:rsidRPr="00174718">
        <w:rPr>
          <w:rFonts w:ascii="Times New Roman" w:eastAsia="Times New Roman" w:hAnsi="Times New Roman" w:cs="Times New Roman"/>
          <w:sz w:val="24"/>
          <w:szCs w:val="20"/>
        </w:rPr>
        <w:t xml:space="preserve">  Where a Facilities Study indicates the need to construct Direct Assignment Facilities to accommodate a request for Transmission Service, the Transmission Customer shall be charged the full cost of such Direct Assignment Facilities in addition to the charges specified in this Schedule and Tariff.  The annual costs of the facility shall be calculated by multiplying the levelized  fixed charge rate of the Transmission Owner by the nondepreciated cost of the facility.  Each month the Transmission Customer shall pay a charge based on such annual costs divided by twelve.  Any such charge will be filed with the Commission.</w:t>
      </w:r>
    </w:p>
    <w:p w14:paraId="7C9FC6FA" w14:textId="77777777" w:rsidR="00BF5323" w:rsidRPr="00174718" w:rsidRDefault="00BF5323" w:rsidP="00BF5323">
      <w:pPr>
        <w:tabs>
          <w:tab w:val="clear" w:pos="2431"/>
        </w:tabs>
        <w:spacing w:after="0" w:line="360" w:lineRule="auto"/>
        <w:ind w:firstLine="144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 xml:space="preserve">b.  Directly Assigned Upgrade Costs:  </w:t>
      </w:r>
      <w:r w:rsidRPr="00174718">
        <w:rPr>
          <w:rFonts w:ascii="Times New Roman" w:eastAsia="Times New Roman" w:hAnsi="Times New Roman" w:cs="Times New Roman"/>
          <w:sz w:val="24"/>
          <w:szCs w:val="20"/>
        </w:rPr>
        <w:t xml:space="preserve">Where a Facilities Study indicates the need to construct Network Upgrades to accommodate a request for Transmission Service, the Transmission Customer may be allocated Directly Assigned Upgrade Costs in accordance with Attachments J and Z1.  Any such charge will be filed with the Commission.  The Transmission Customer shall be charged the higher of (i) the charges specified in Schedules 7 and 11  or (ii) the Directly Assigned Upgrade Costs.  The Transmission Customer shall also be charged any other applicable charges under the Tariff.  If the Transmission Customer is charged the Directly Assigned Upgrade Costs, upon completion of construction of such assigned upgrades, the Transmission Provider shall reconcile the Directly Assigned Upgrade Costs against the actual </w:t>
      </w:r>
      <w:r w:rsidRPr="00174718">
        <w:rPr>
          <w:rFonts w:ascii="Times New Roman" w:eastAsia="Times New Roman" w:hAnsi="Times New Roman" w:cs="Times New Roman"/>
          <w:sz w:val="24"/>
          <w:szCs w:val="20"/>
        </w:rPr>
        <w:lastRenderedPageBreak/>
        <w:t xml:space="preserve">construction costs.  Based on the reconciliation, </w:t>
      </w:r>
      <w:bookmarkStart w:id="99" w:name="_DV_C893"/>
      <w:r w:rsidRPr="00174718">
        <w:rPr>
          <w:rFonts w:ascii="Times New Roman" w:eastAsia="Times New Roman" w:hAnsi="Times New Roman" w:cs="Times New Roman"/>
          <w:sz w:val="24"/>
          <w:szCs w:val="20"/>
        </w:rPr>
        <w:t xml:space="preserve">the </w:t>
      </w:r>
      <w:bookmarkEnd w:id="99"/>
      <w:r w:rsidRPr="00174718">
        <w:rPr>
          <w:rFonts w:ascii="Times New Roman" w:eastAsia="Times New Roman" w:hAnsi="Times New Roman" w:cs="Times New Roman"/>
          <w:sz w:val="24"/>
          <w:szCs w:val="20"/>
        </w:rPr>
        <w:t>Transmission Customer’s cost responsibility shall be adjusted as appropriate.</w:t>
      </w:r>
    </w:p>
    <w:p w14:paraId="18A15584"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5.</w:t>
      </w:r>
      <w:r w:rsidRPr="00174718">
        <w:rPr>
          <w:rFonts w:ascii="Times New Roman" w:eastAsia="Times New Roman" w:hAnsi="Times New Roman" w:cs="Times New Roman"/>
          <w:b/>
          <w:sz w:val="24"/>
          <w:szCs w:val="20"/>
        </w:rPr>
        <w:tab/>
        <w:t>Wholesale Distribution Service:</w:t>
      </w:r>
      <w:r w:rsidRPr="00174718">
        <w:rPr>
          <w:rFonts w:ascii="Times New Roman" w:eastAsia="Times New Roman" w:hAnsi="Times New Roman" w:cs="Times New Roman"/>
          <w:sz w:val="24"/>
          <w:szCs w:val="20"/>
        </w:rPr>
        <w:t xml:space="preserve">  Where Wholesale Distribution Service is provided to effectuate Firm Point-To-Point Transmission Service, the Transmission Customer shall pay all charges levied pursuant to the Wholesale Distribution Service Agreement and Schedule 10.</w:t>
      </w:r>
    </w:p>
    <w:p w14:paraId="005A63A0"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6.</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Base Plan Zonal Charges</w:t>
      </w:r>
      <w:ins w:id="100" w:author="Author" w:date="2024-11-12T14:58:00Z">
        <w:r w:rsidRPr="00174718">
          <w:rPr>
            <w:rFonts w:ascii="Times New Roman" w:eastAsia="Times New Roman" w:hAnsi="Times New Roman" w:cs="Times New Roman"/>
            <w:b/>
            <w:bCs/>
            <w:sz w:val="24"/>
            <w:szCs w:val="20"/>
          </w:rPr>
          <w:t>, Subregion</w:t>
        </w:r>
      </w:ins>
      <w:ins w:id="101" w:author="Author" w:date="2024-12-03T08:17:00Z">
        <w:r w:rsidRPr="00174718">
          <w:rPr>
            <w:rFonts w:ascii="Times New Roman" w:eastAsia="Times New Roman" w:hAnsi="Times New Roman" w:cs="Times New Roman"/>
            <w:b/>
            <w:bCs/>
            <w:sz w:val="24"/>
            <w:szCs w:val="20"/>
          </w:rPr>
          <w:t>al</w:t>
        </w:r>
      </w:ins>
      <w:ins w:id="102" w:author="Author" w:date="2024-11-12T14:58:00Z">
        <w:r w:rsidRPr="00174718">
          <w:rPr>
            <w:rFonts w:ascii="Times New Roman" w:eastAsia="Times New Roman" w:hAnsi="Times New Roman" w:cs="Times New Roman"/>
            <w:b/>
            <w:bCs/>
            <w:sz w:val="24"/>
            <w:szCs w:val="20"/>
          </w:rPr>
          <w:t xml:space="preserve"> Charges</w:t>
        </w:r>
      </w:ins>
      <w:ins w:id="103" w:author="Marisa Choate" w:date="2025-02-04T08:53:00Z" w16du:dateUtc="2025-02-04T14:53:00Z">
        <w:r w:rsidRPr="00174718">
          <w:rPr>
            <w:rFonts w:ascii="Times New Roman" w:eastAsia="Times New Roman" w:hAnsi="Times New Roman" w:cs="Times New Roman"/>
            <w:b/>
            <w:bCs/>
            <w:sz w:val="24"/>
            <w:szCs w:val="20"/>
          </w:rPr>
          <w:t>,</w:t>
        </w:r>
      </w:ins>
      <w:r w:rsidRPr="00174718">
        <w:rPr>
          <w:rFonts w:ascii="Times New Roman" w:eastAsia="Times New Roman" w:hAnsi="Times New Roman" w:cs="Times New Roman"/>
          <w:b/>
          <w:bCs/>
          <w:sz w:val="24"/>
          <w:szCs w:val="20"/>
        </w:rPr>
        <w:t xml:space="preserve"> and Region-wide Charges:</w:t>
      </w:r>
      <w:r w:rsidRPr="00174718">
        <w:rPr>
          <w:rFonts w:ascii="Times New Roman" w:eastAsia="Times New Roman" w:hAnsi="Times New Roman" w:cs="Times New Roman"/>
          <w:sz w:val="24"/>
          <w:szCs w:val="20"/>
        </w:rPr>
        <w:t xml:space="preserve">  The Transmission Customer shall pay all charges assessed pursuant to Schedule 11 to the extent the revenue from such charges is not recovered by the Transmission Provider from the Transmission Customer pursuant to Section 5.b of this Schedule.</w:t>
      </w:r>
    </w:p>
    <w:p w14:paraId="26ACAD38"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7.</w:t>
      </w:r>
      <w:r w:rsidRPr="00174718">
        <w:rPr>
          <w:rFonts w:ascii="Times New Roman" w:eastAsia="Times New Roman" w:hAnsi="Times New Roman" w:cs="Times New Roman"/>
          <w:b/>
          <w:sz w:val="24"/>
          <w:szCs w:val="20"/>
        </w:rPr>
        <w:tab/>
        <w:t>Resales</w:t>
      </w:r>
      <w:r w:rsidRPr="00174718">
        <w:rPr>
          <w:rFonts w:ascii="Times New Roman" w:eastAsia="Times New Roman" w:hAnsi="Times New Roman" w:cs="Times New Roman"/>
          <w:sz w:val="24"/>
          <w:szCs w:val="20"/>
        </w:rPr>
        <w:t>: The rates and rules governing charges and discounts stated above shall not apply to resales of transmission service, compensation for which shall be governed by section 23.1 of the Tariff.</w:t>
      </w:r>
    </w:p>
    <w:p w14:paraId="497E0AB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p>
    <w:p w14:paraId="036F1B9B"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sectPr w:rsidR="00BF5323" w:rsidRPr="00174718" w:rsidSect="00BF5323">
          <w:headerReference w:type="even" r:id="rId25"/>
          <w:footerReference w:type="even" r:id="rId26"/>
          <w:pgSz w:w="12240" w:h="15840" w:code="1"/>
          <w:pgMar w:top="1440" w:right="1440" w:bottom="1440" w:left="1440" w:header="720" w:footer="720" w:gutter="0"/>
          <w:paperSrc w:first="15" w:other="15"/>
          <w:cols w:space="720"/>
          <w:titlePg/>
          <w:docGrid w:linePitch="254"/>
        </w:sectPr>
      </w:pPr>
    </w:p>
    <w:p w14:paraId="5882B118"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bookmarkStart w:id="104" w:name="_GoBack_4"/>
      <w:bookmarkEnd w:id="104"/>
      <w:r w:rsidRPr="00174718">
        <w:rPr>
          <w:rFonts w:ascii="Times New Roman" w:eastAsia="Times New Roman" w:hAnsi="Times New Roman" w:cs="Times New Roman"/>
          <w:b/>
          <w:caps/>
          <w:snapToGrid w:val="0"/>
          <w:sz w:val="24"/>
          <w:szCs w:val="20"/>
        </w:rPr>
        <w:lastRenderedPageBreak/>
        <w:t>SCHEDULE 8</w:t>
      </w:r>
    </w:p>
    <w:p w14:paraId="28D0D0DE"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t>Non-Firm Point-To-Point Transmission Service</w:t>
      </w:r>
    </w:p>
    <w:p w14:paraId="6DE9A4BF" w14:textId="77777777" w:rsidR="00BF5323" w:rsidRPr="00174718" w:rsidRDefault="00BF5323" w:rsidP="00BF5323">
      <w:pPr>
        <w:tabs>
          <w:tab w:val="clear" w:pos="2431"/>
        </w:tabs>
        <w:spacing w:after="0" w:line="360" w:lineRule="auto"/>
        <w:jc w:val="center"/>
        <w:rPr>
          <w:rFonts w:ascii="Times New Roman" w:eastAsia="Times New Roman" w:hAnsi="Times New Roman" w:cs="Times New Roman"/>
          <w:sz w:val="24"/>
          <w:szCs w:val="20"/>
        </w:rPr>
      </w:pPr>
    </w:p>
    <w:p w14:paraId="376213E5"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Transmission Customer shall compensate the Transmission Provider for Non-Firm Point-To-Point Transmission Service up to the sum of the applicable charges set forth below in addition to other applicable charges specified in the Tariff.  All effective rates under this schedule shall be posted on the SPP OASIS.  </w:t>
      </w:r>
    </w:p>
    <w:p w14:paraId="48A2103B"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1.</w:t>
      </w:r>
      <w:r w:rsidRPr="00174718">
        <w:rPr>
          <w:rFonts w:ascii="Times New Roman" w:eastAsia="Times New Roman" w:hAnsi="Times New Roman" w:cs="Times New Roman"/>
          <w:b/>
          <w:sz w:val="24"/>
          <w:szCs w:val="20"/>
        </w:rPr>
        <w:tab/>
        <w:t>Zonal Rates:</w:t>
      </w:r>
      <w:r w:rsidRPr="00174718">
        <w:rPr>
          <w:rFonts w:ascii="Times New Roman" w:eastAsia="Times New Roman" w:hAnsi="Times New Roman" w:cs="Times New Roman"/>
          <w:sz w:val="24"/>
          <w:szCs w:val="20"/>
        </w:rPr>
        <w:t xml:space="preserve"> The Transmission Customer shall pay the zonal rate (per KW of reserved capacity) based upon the Zone where the load is located for Non-Firm Point-To-Point Transmission Service where the generation source is outside the SPP Region and the load is located within the SPP Region and for Non-Firm Point-To-Point Transmission Service where both the generation source and the load are located within the SPP Region.  For Non-Firm Point-To-Point Transmission Service where the generation source is located within the SPP Region and the load is located outside of the SPP Region, and for Non-Firm Point-To-Point Transmission Service where both the generation source and the load are located outside of the SPP Region, the Transmission Customer shall pay the zonal rate (per KW of reserved capacity) for the Zone interconnected with the Balancing Authority Area, external to the SPP Region, that is the designated Point of Delivery. Where there is more than one Zone interconnected with such Balancing Authority Area, the lowest zonal rate of the interconnected Zones is applicable. The zonal rates are stated in Attachment T.</w:t>
      </w:r>
    </w:p>
    <w:p w14:paraId="0C5591A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Zones are as follows:</w:t>
      </w:r>
    </w:p>
    <w:p w14:paraId="49C2AFC7" w14:textId="77777777" w:rsidR="00BF5323" w:rsidRPr="00174718" w:rsidRDefault="00BF5323" w:rsidP="00BF5323">
      <w:pPr>
        <w:tabs>
          <w:tab w:val="clear" w:pos="2431"/>
        </w:tabs>
        <w:spacing w:after="0" w:line="360" w:lineRule="auto"/>
        <w:ind w:left="144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w:t>
      </w:r>
      <w:r w:rsidRPr="00174718">
        <w:rPr>
          <w:rFonts w:ascii="Times New Roman" w:eastAsia="Times New Roman" w:hAnsi="Times New Roman" w:cs="Times New Roman"/>
          <w:sz w:val="24"/>
          <w:szCs w:val="20"/>
        </w:rPr>
        <w:tab/>
        <w:t>American Electric Power – West</w:t>
      </w:r>
    </w:p>
    <w:p w14:paraId="4CDE50E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2:</w:t>
      </w:r>
      <w:r w:rsidRPr="00174718">
        <w:rPr>
          <w:rFonts w:ascii="Times New Roman" w:eastAsia="Times New Roman" w:hAnsi="Times New Roman" w:cs="Times New Roman"/>
          <w:sz w:val="24"/>
          <w:szCs w:val="20"/>
        </w:rPr>
        <w:tab/>
        <w:t>Kansas City Board of Public Utilities</w:t>
      </w:r>
    </w:p>
    <w:p w14:paraId="07D20E60"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3:</w:t>
      </w:r>
      <w:r w:rsidRPr="00174718">
        <w:rPr>
          <w:rFonts w:ascii="Times New Roman" w:eastAsia="Times New Roman" w:hAnsi="Times New Roman" w:cs="Times New Roman"/>
          <w:sz w:val="24"/>
          <w:szCs w:val="20"/>
        </w:rPr>
        <w:tab/>
        <w:t>City Utilities of Springfield, Missouri</w:t>
      </w:r>
    </w:p>
    <w:p w14:paraId="207E40A9"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4:</w:t>
      </w:r>
      <w:r w:rsidRPr="00174718">
        <w:rPr>
          <w:rFonts w:ascii="Times New Roman" w:eastAsia="Times New Roman" w:hAnsi="Times New Roman" w:cs="Times New Roman"/>
          <w:sz w:val="24"/>
          <w:szCs w:val="20"/>
        </w:rPr>
        <w:tab/>
        <w:t>Empire District Electric Company</w:t>
      </w:r>
    </w:p>
    <w:p w14:paraId="26834752"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5:</w:t>
      </w:r>
      <w:r w:rsidRPr="00174718">
        <w:rPr>
          <w:rFonts w:ascii="Times New Roman" w:eastAsia="Times New Roman" w:hAnsi="Times New Roman" w:cs="Times New Roman"/>
          <w:sz w:val="24"/>
          <w:szCs w:val="20"/>
        </w:rPr>
        <w:tab/>
        <w:t>Grand River Dam Authority</w:t>
      </w:r>
    </w:p>
    <w:p w14:paraId="1553E9E9"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6:</w:t>
      </w:r>
      <w:r w:rsidRPr="00174718">
        <w:rPr>
          <w:rFonts w:ascii="Times New Roman" w:eastAsia="Times New Roman" w:hAnsi="Times New Roman" w:cs="Times New Roman"/>
          <w:sz w:val="24"/>
          <w:szCs w:val="20"/>
        </w:rPr>
        <w:tab/>
        <w:t>Evergy Metro, Inc.</w:t>
      </w:r>
    </w:p>
    <w:p w14:paraId="4F41504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7:</w:t>
      </w:r>
      <w:r w:rsidRPr="00174718">
        <w:rPr>
          <w:rFonts w:ascii="Times New Roman" w:eastAsia="Times New Roman" w:hAnsi="Times New Roman" w:cs="Times New Roman"/>
          <w:sz w:val="24"/>
          <w:szCs w:val="20"/>
        </w:rPr>
        <w:tab/>
        <w:t>Oklahoma Gas &amp; Electric Company</w:t>
      </w:r>
    </w:p>
    <w:p w14:paraId="17B2B72D"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8:</w:t>
      </w:r>
      <w:r w:rsidRPr="00174718">
        <w:rPr>
          <w:rFonts w:ascii="Times New Roman" w:eastAsia="Times New Roman" w:hAnsi="Times New Roman" w:cs="Times New Roman"/>
          <w:sz w:val="24"/>
          <w:szCs w:val="20"/>
        </w:rPr>
        <w:tab/>
        <w:t>Midwest Energy, Inc.</w:t>
      </w:r>
    </w:p>
    <w:p w14:paraId="3E29EFF9"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9:</w:t>
      </w:r>
      <w:r w:rsidRPr="00174718">
        <w:rPr>
          <w:rFonts w:ascii="Times New Roman" w:eastAsia="Times New Roman" w:hAnsi="Times New Roman" w:cs="Times New Roman"/>
          <w:sz w:val="24"/>
          <w:szCs w:val="20"/>
        </w:rPr>
        <w:tab/>
        <w:t>Evergy Missouri West, Inc.</w:t>
      </w:r>
    </w:p>
    <w:p w14:paraId="69E7E6E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10:</w:t>
      </w:r>
      <w:r w:rsidRPr="00174718">
        <w:rPr>
          <w:rFonts w:ascii="Times New Roman" w:eastAsia="Times New Roman" w:hAnsi="Times New Roman" w:cs="Times New Roman"/>
          <w:sz w:val="24"/>
          <w:szCs w:val="20"/>
        </w:rPr>
        <w:tab/>
        <w:t>Southwestern Power Administration</w:t>
      </w:r>
    </w:p>
    <w:p w14:paraId="0091A4F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11:</w:t>
      </w:r>
      <w:r w:rsidRPr="00174718">
        <w:rPr>
          <w:rFonts w:ascii="Times New Roman" w:eastAsia="Times New Roman" w:hAnsi="Times New Roman" w:cs="Times New Roman"/>
          <w:sz w:val="24"/>
          <w:szCs w:val="20"/>
        </w:rPr>
        <w:tab/>
        <w:t>Southwestern Public Service</w:t>
      </w:r>
    </w:p>
    <w:p w14:paraId="6E71DC3C"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Zone 12:</w:t>
      </w:r>
      <w:r w:rsidRPr="00174718">
        <w:rPr>
          <w:rFonts w:ascii="Times New Roman" w:eastAsia="Times New Roman" w:hAnsi="Times New Roman" w:cs="Times New Roman"/>
          <w:sz w:val="24"/>
          <w:szCs w:val="20"/>
        </w:rPr>
        <w:tab/>
        <w:t>Sunflower Electric Power Corporation</w:t>
      </w:r>
    </w:p>
    <w:p w14:paraId="211AE176"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13:</w:t>
      </w:r>
      <w:r w:rsidRPr="00174718">
        <w:rPr>
          <w:rFonts w:ascii="Times New Roman" w:eastAsia="Times New Roman" w:hAnsi="Times New Roman" w:cs="Times New Roman"/>
          <w:sz w:val="24"/>
          <w:szCs w:val="20"/>
        </w:rPr>
        <w:tab/>
        <w:t>Western Farmers Electric Cooperative</w:t>
      </w:r>
    </w:p>
    <w:p w14:paraId="1F482E08" w14:textId="77777777" w:rsidR="00BF5323" w:rsidRPr="00174718" w:rsidRDefault="00BF5323" w:rsidP="00BF5323">
      <w:pPr>
        <w:tabs>
          <w:tab w:val="clear" w:pos="2431"/>
        </w:tabs>
        <w:spacing w:after="0" w:line="360" w:lineRule="auto"/>
        <w:ind w:left="144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14:</w:t>
      </w:r>
      <w:r w:rsidRPr="00174718">
        <w:rPr>
          <w:rFonts w:ascii="Times New Roman" w:eastAsia="Times New Roman" w:hAnsi="Times New Roman" w:cs="Times New Roman"/>
          <w:sz w:val="24"/>
          <w:szCs w:val="20"/>
        </w:rPr>
        <w:tab/>
        <w:t>Evergy Kansas Central, Inc. (Evergy Kansas Central, Inc. and Evergy Kansas South, Inc.)</w:t>
      </w:r>
    </w:p>
    <w:p w14:paraId="2F1AAB4B"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15:</w:t>
      </w:r>
      <w:r w:rsidRPr="00174718">
        <w:rPr>
          <w:rFonts w:ascii="Times New Roman" w:eastAsia="Times New Roman" w:hAnsi="Times New Roman" w:cs="Times New Roman"/>
          <w:sz w:val="24"/>
          <w:szCs w:val="20"/>
        </w:rPr>
        <w:tab/>
        <w:t>Reserved for Future Use</w:t>
      </w:r>
    </w:p>
    <w:p w14:paraId="2D2A338A"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16:</w:t>
      </w:r>
      <w:r w:rsidRPr="00174718">
        <w:rPr>
          <w:rFonts w:ascii="Times New Roman" w:eastAsia="Times New Roman" w:hAnsi="Times New Roman" w:cs="Times New Roman"/>
          <w:sz w:val="24"/>
          <w:szCs w:val="20"/>
        </w:rPr>
        <w:tab/>
        <w:t>Lincoln Electric System</w:t>
      </w:r>
    </w:p>
    <w:p w14:paraId="47080010"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17:</w:t>
      </w:r>
      <w:r w:rsidRPr="00174718">
        <w:rPr>
          <w:rFonts w:ascii="Times New Roman" w:eastAsia="Times New Roman" w:hAnsi="Times New Roman" w:cs="Times New Roman"/>
          <w:sz w:val="24"/>
          <w:szCs w:val="20"/>
        </w:rPr>
        <w:tab/>
        <w:t>Nebraska Public Power District</w:t>
      </w:r>
    </w:p>
    <w:p w14:paraId="18F731DE"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18:</w:t>
      </w:r>
      <w:r w:rsidRPr="00174718">
        <w:rPr>
          <w:rFonts w:ascii="Times New Roman" w:eastAsia="Times New Roman" w:hAnsi="Times New Roman" w:cs="Times New Roman"/>
          <w:sz w:val="24"/>
          <w:szCs w:val="20"/>
        </w:rPr>
        <w:tab/>
        <w:t>Omaha Public Power District</w:t>
      </w:r>
    </w:p>
    <w:p w14:paraId="5E40D322"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19:</w:t>
      </w:r>
      <w:r w:rsidRPr="00174718">
        <w:rPr>
          <w:rFonts w:ascii="Times New Roman" w:eastAsia="Times New Roman" w:hAnsi="Times New Roman" w:cs="Times New Roman"/>
          <w:sz w:val="24"/>
          <w:szCs w:val="20"/>
        </w:rPr>
        <w:tab/>
        <w:t>Upper Missouri Zone</w:t>
      </w:r>
    </w:p>
    <w:p w14:paraId="77F0B61C"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No changes in Zones shall be made without submitting a filing to the Commission.</w:t>
      </w:r>
    </w:p>
    <w:p w14:paraId="68874C8D"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2.</w:t>
      </w:r>
      <w:r w:rsidRPr="00174718">
        <w:rPr>
          <w:rFonts w:ascii="Times New Roman" w:eastAsia="Times New Roman" w:hAnsi="Times New Roman" w:cs="Times New Roman"/>
          <w:b/>
          <w:sz w:val="24"/>
          <w:szCs w:val="20"/>
        </w:rPr>
        <w:tab/>
        <w:t>Caps:</w:t>
      </w:r>
      <w:r w:rsidRPr="00174718">
        <w:rPr>
          <w:rFonts w:ascii="Times New Roman" w:eastAsia="Times New Roman" w:hAnsi="Times New Roman" w:cs="Times New Roman"/>
          <w:sz w:val="24"/>
          <w:szCs w:val="20"/>
        </w:rPr>
        <w:t xml:space="preserve">  The total demand charge in any week, pursuant to a reservation for Daily delivery, shall not exceed the weekly rate times the highest amount in kilowatts of Reserved Capacity in any day during such week.  The total demand charge in any day, pursuant to a reservation for Hourly delivery, shall not exceed the daily rate times the highest amount in kilowatts of Reserved Capacity in any hour during such day.  In addition, the total demand charge in any week, pursuant to a reservation for Hourly or Daily delivery, shall not exceed the weekly rate above times the highest amount in kilowatts of Reserved Capacity in any hour during such week.</w:t>
      </w:r>
    </w:p>
    <w:p w14:paraId="2990AB25"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3.</w:t>
      </w:r>
      <w:r w:rsidRPr="00174718">
        <w:rPr>
          <w:rFonts w:ascii="Times New Roman" w:eastAsia="Times New Roman" w:hAnsi="Times New Roman" w:cs="Times New Roman"/>
          <w:b/>
          <w:sz w:val="24"/>
          <w:szCs w:val="20"/>
        </w:rPr>
        <w:tab/>
        <w:t xml:space="preserve">Redispatch Costs:  </w:t>
      </w:r>
      <w:r w:rsidRPr="00174718">
        <w:rPr>
          <w:rFonts w:ascii="Times New Roman" w:eastAsia="Times New Roman" w:hAnsi="Times New Roman" w:cs="Times New Roman"/>
          <w:sz w:val="24"/>
          <w:szCs w:val="20"/>
        </w:rPr>
        <w:t xml:space="preserve">The redispatch costs shall be calculated in accordance with the formula and protocols shown on Attachment K.  </w:t>
      </w:r>
    </w:p>
    <w:p w14:paraId="2E026FD4"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4.</w:t>
      </w:r>
      <w:r w:rsidRPr="00174718">
        <w:rPr>
          <w:rFonts w:ascii="Times New Roman" w:eastAsia="Times New Roman" w:hAnsi="Times New Roman" w:cs="Times New Roman"/>
          <w:b/>
          <w:sz w:val="24"/>
          <w:szCs w:val="20"/>
        </w:rPr>
        <w:tab/>
        <w:t>Discounts:</w:t>
      </w:r>
      <w:r w:rsidRPr="00174718">
        <w:rPr>
          <w:rFonts w:ascii="Times New Roman" w:eastAsia="Times New Roman" w:hAnsi="Times New Roman" w:cs="Times New Roman"/>
          <w:sz w:val="24"/>
          <w:szCs w:val="20"/>
        </w:rPr>
        <w:t xml:space="preserve">  The Transmission Provider may offer discounts under this Schedule.  Three principal requirements apply to discounts for transmission service as follows:  (1) any offer of a discount made by the Transmission Provider must be announced to all Eligible Customers solely by posting on the OASIS, (2) any customer-initiated requests for discounts must occur solely by posting on the OASIS, and (3) once a discount is negotiated, details must be immediately posted on the OASIS.  For any discount agreed upon for service on a path, from Point(s) of Receipt to Point(s) of Delivery, the Transmission Provider must offer the same discounted transmission service rate for the same time period to all Eligible Customers on all unconstrained transmission paths that go to the same Point(s) of Delivery on the Transmission System.  In offering discounts, the Transmission Provider’s goal shall be to maximize transmission revenues.</w:t>
      </w:r>
    </w:p>
    <w:p w14:paraId="2E88D32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lastRenderedPageBreak/>
        <w:t>4(a)</w:t>
      </w:r>
      <w:r w:rsidRPr="00174718">
        <w:rPr>
          <w:rFonts w:ascii="Times New Roman" w:eastAsia="Times New Roman" w:hAnsi="Times New Roman" w:cs="Times New Roman"/>
          <w:b/>
          <w:sz w:val="24"/>
          <w:szCs w:val="20"/>
        </w:rPr>
        <w:tab/>
        <w:t>Next-Hour-Market Service:</w:t>
      </w:r>
      <w:r w:rsidRPr="00174718">
        <w:rPr>
          <w:rFonts w:ascii="Times New Roman" w:eastAsia="Times New Roman" w:hAnsi="Times New Roman" w:cs="Times New Roman"/>
          <w:sz w:val="24"/>
          <w:szCs w:val="20"/>
        </w:rPr>
        <w:t xml:space="preserve">  The basic charge shall be that agreed upon by the Parties at the time this service is reserved and in no event shall exceed the applicable charges posted on  OASIS. In the event that transmission service is curtailed or interrupted by the Transmission Provider, either acting directly or indirectly at the request of another transmission provider or a Security Coordinator, the Transmission Customer shall be charged only for that portion of the hour of actual transmission service used.  The pro-rata portion must be agreed upon between the Transmission Provider and the Transmission Customer.</w:t>
      </w:r>
    </w:p>
    <w:p w14:paraId="5218A541"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5.</w:t>
      </w:r>
      <w:r w:rsidRPr="00174718">
        <w:rPr>
          <w:rFonts w:ascii="Times New Roman" w:eastAsia="Times New Roman" w:hAnsi="Times New Roman" w:cs="Times New Roman"/>
          <w:b/>
          <w:sz w:val="24"/>
          <w:szCs w:val="20"/>
        </w:rPr>
        <w:tab/>
        <w:t>Real Power Losses:</w:t>
      </w:r>
      <w:r w:rsidRPr="00174718">
        <w:rPr>
          <w:rFonts w:ascii="Times New Roman" w:eastAsia="Times New Roman" w:hAnsi="Times New Roman" w:cs="Times New Roman"/>
          <w:sz w:val="24"/>
          <w:szCs w:val="20"/>
        </w:rPr>
        <w:t xml:space="preserve">  The Transmission Customer shall be responsible for real power losses determined in accordance with Attachment M.</w:t>
      </w:r>
    </w:p>
    <w:p w14:paraId="168889A7"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6.</w:t>
      </w:r>
      <w:r w:rsidRPr="00174718">
        <w:rPr>
          <w:rFonts w:ascii="Times New Roman" w:eastAsia="Times New Roman" w:hAnsi="Times New Roman" w:cs="Times New Roman"/>
          <w:b/>
          <w:sz w:val="24"/>
          <w:szCs w:val="20"/>
        </w:rPr>
        <w:tab/>
        <w:t>Wholesale Distribution Service:</w:t>
      </w:r>
      <w:r w:rsidRPr="00174718">
        <w:rPr>
          <w:rFonts w:ascii="Times New Roman" w:eastAsia="Times New Roman" w:hAnsi="Times New Roman" w:cs="Times New Roman"/>
          <w:sz w:val="24"/>
          <w:szCs w:val="20"/>
        </w:rPr>
        <w:t xml:space="preserve"> Where Wholesale Distribution Service is provided to effectuate Non-Firm Point-To-Point Transmission Service, the Transmission Customer shall pay all charges levied pursuant to the Wholesale Distribution Service Agreement and Schedule 10.</w:t>
      </w:r>
    </w:p>
    <w:p w14:paraId="0F1599B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7.</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Base Plan Zonal Charges</w:t>
      </w:r>
      <w:ins w:id="105" w:author="Author" w:date="2024-11-12T14:59:00Z">
        <w:r w:rsidRPr="00174718">
          <w:rPr>
            <w:rFonts w:ascii="Times New Roman" w:eastAsia="Times New Roman" w:hAnsi="Times New Roman" w:cs="Times New Roman"/>
            <w:b/>
            <w:bCs/>
            <w:sz w:val="24"/>
            <w:szCs w:val="20"/>
          </w:rPr>
          <w:t>, Subregion</w:t>
        </w:r>
      </w:ins>
      <w:ins w:id="106" w:author="Author" w:date="2024-12-03T08:17:00Z">
        <w:r w:rsidRPr="00174718">
          <w:rPr>
            <w:rFonts w:ascii="Times New Roman" w:eastAsia="Times New Roman" w:hAnsi="Times New Roman" w:cs="Times New Roman"/>
            <w:b/>
            <w:bCs/>
            <w:sz w:val="24"/>
            <w:szCs w:val="20"/>
          </w:rPr>
          <w:t>al</w:t>
        </w:r>
      </w:ins>
      <w:ins w:id="107" w:author="Author" w:date="2024-11-12T14:59:00Z">
        <w:r w:rsidRPr="00174718">
          <w:rPr>
            <w:rFonts w:ascii="Times New Roman" w:eastAsia="Times New Roman" w:hAnsi="Times New Roman" w:cs="Times New Roman"/>
            <w:b/>
            <w:bCs/>
            <w:sz w:val="24"/>
            <w:szCs w:val="20"/>
          </w:rPr>
          <w:t xml:space="preserve"> Charges</w:t>
        </w:r>
      </w:ins>
      <w:ins w:id="108" w:author="Marisa Choate" w:date="2025-02-04T08:53:00Z" w16du:dateUtc="2025-02-04T14:53:00Z">
        <w:r w:rsidRPr="00174718">
          <w:rPr>
            <w:rFonts w:ascii="Times New Roman" w:eastAsia="Times New Roman" w:hAnsi="Times New Roman" w:cs="Times New Roman"/>
            <w:b/>
            <w:bCs/>
            <w:sz w:val="24"/>
            <w:szCs w:val="20"/>
          </w:rPr>
          <w:t>,</w:t>
        </w:r>
      </w:ins>
      <w:r w:rsidRPr="00174718">
        <w:rPr>
          <w:rFonts w:ascii="Times New Roman" w:eastAsia="Times New Roman" w:hAnsi="Times New Roman" w:cs="Times New Roman"/>
          <w:b/>
          <w:bCs/>
          <w:sz w:val="24"/>
          <w:szCs w:val="20"/>
        </w:rPr>
        <w:t xml:space="preserve"> and Region-wide Charges:</w:t>
      </w:r>
      <w:r w:rsidRPr="00174718">
        <w:rPr>
          <w:rFonts w:ascii="Times New Roman" w:eastAsia="Times New Roman" w:hAnsi="Times New Roman" w:cs="Times New Roman"/>
          <w:sz w:val="24"/>
          <w:szCs w:val="20"/>
        </w:rPr>
        <w:t xml:space="preserve">  The Transmission Customer shall pay all charges assessed pursuant to Schedule 11.</w:t>
      </w:r>
    </w:p>
    <w:p w14:paraId="4AB7F234" w14:textId="77777777" w:rsidR="00BF5323" w:rsidRPr="00174718" w:rsidRDefault="00BF5323" w:rsidP="00BF5323">
      <w:pPr>
        <w:widowControl w:val="0"/>
        <w:tabs>
          <w:tab w:val="clear" w:pos="2431"/>
        </w:tabs>
        <w:autoSpaceDE w:val="0"/>
        <w:autoSpaceDN w:val="0"/>
        <w:adjustRightInd w:val="0"/>
        <w:spacing w:after="0" w:line="360" w:lineRule="auto"/>
        <w:ind w:firstLine="720"/>
        <w:rPr>
          <w:rFonts w:ascii="Times New Roman" w:eastAsia="Times New Roman" w:hAnsi="Times New Roman" w:cs="Times New Roman"/>
          <w:sz w:val="24"/>
          <w:szCs w:val="20"/>
        </w:rPr>
        <w:sectPr w:rsidR="00BF5323" w:rsidRPr="00174718" w:rsidSect="00BF5323">
          <w:headerReference w:type="even" r:id="rId27"/>
          <w:footerReference w:type="even" r:id="rId28"/>
          <w:pgSz w:w="12240" w:h="15840" w:code="1"/>
          <w:pgMar w:top="1440" w:right="1440" w:bottom="1440" w:left="1440" w:header="720" w:footer="720" w:gutter="0"/>
          <w:paperSrc w:first="15" w:other="15"/>
          <w:cols w:space="720"/>
          <w:titlePg/>
          <w:docGrid w:linePitch="254"/>
        </w:sectPr>
      </w:pPr>
      <w:r w:rsidRPr="00174718">
        <w:rPr>
          <w:rFonts w:ascii="Times New Roman" w:eastAsia="Times New Roman" w:hAnsi="Times New Roman" w:cs="Times New Roman"/>
          <w:b/>
          <w:sz w:val="24"/>
          <w:szCs w:val="20"/>
        </w:rPr>
        <w:t>8.</w:t>
      </w:r>
      <w:r w:rsidRPr="00174718">
        <w:rPr>
          <w:rFonts w:ascii="Times New Roman" w:eastAsia="Times New Roman" w:hAnsi="Times New Roman" w:cs="Times New Roman"/>
          <w:b/>
          <w:sz w:val="24"/>
          <w:szCs w:val="20"/>
        </w:rPr>
        <w:tab/>
        <w:t>Resales</w:t>
      </w:r>
      <w:r w:rsidRPr="00174718">
        <w:rPr>
          <w:rFonts w:ascii="Times New Roman" w:eastAsia="Times New Roman" w:hAnsi="Times New Roman" w:cs="Times New Roman"/>
          <w:sz w:val="24"/>
          <w:szCs w:val="20"/>
        </w:rPr>
        <w:t>: The rates and rules governing charges and discounts stated above shall not apply to resales of transmission service, compensation for which shall be governed by section 23.1 of the Tariff.</w:t>
      </w:r>
    </w:p>
    <w:p w14:paraId="0DD3891D"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bookmarkStart w:id="109" w:name="_GoBack_5"/>
      <w:bookmarkEnd w:id="109"/>
      <w:r w:rsidRPr="00174718">
        <w:rPr>
          <w:rFonts w:ascii="Times New Roman" w:eastAsia="Times New Roman" w:hAnsi="Times New Roman" w:cs="Times New Roman"/>
          <w:b/>
          <w:caps/>
          <w:snapToGrid w:val="0"/>
          <w:sz w:val="24"/>
          <w:szCs w:val="20"/>
        </w:rPr>
        <w:lastRenderedPageBreak/>
        <w:t>SCHEDULE 9</w:t>
      </w:r>
    </w:p>
    <w:p w14:paraId="073FD74F"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t>Network Integration Transmission Service</w:t>
      </w:r>
    </w:p>
    <w:p w14:paraId="3733A6E6"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p>
    <w:p w14:paraId="53969E0B"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Transmission Customer shall compensate the Transmission Provider for Network Integration Transmission Service at the applicable charges set forth below in addition to other applicable charges specified in the Tariff.</w:t>
      </w:r>
    </w:p>
    <w:p w14:paraId="5439F9B1"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1.</w:t>
      </w:r>
      <w:r w:rsidRPr="00174718">
        <w:rPr>
          <w:rFonts w:ascii="Times New Roman" w:eastAsia="Times New Roman" w:hAnsi="Times New Roman" w:cs="Times New Roman"/>
          <w:b/>
          <w:sz w:val="24"/>
          <w:szCs w:val="20"/>
        </w:rPr>
        <w:tab/>
        <w:t>Zonal Rates:</w:t>
      </w:r>
      <w:r w:rsidRPr="00174718">
        <w:rPr>
          <w:rFonts w:ascii="Times New Roman" w:eastAsia="Times New Roman" w:hAnsi="Times New Roman" w:cs="Times New Roman"/>
          <w:sz w:val="24"/>
          <w:szCs w:val="20"/>
        </w:rPr>
        <w:t xml:space="preserve">  The Transmission Customer taking Network Integration Transmission Service shall pay a monthly demand charge for the Zone where the load is located.  Each month, the Transmission Customer shall pay the Transmission Provider the applicable monthly zonal Demand Charge, determined in accordance with Section 34.1.  If a Transmission Customer has load in multiple Zones, the Transmission Customer shall pay the monthly demand charge for each Zone in which its load is located.  For load not physically interconnected with the Transmission System designated as Network Load pursuant to Section 31.</w:t>
      </w:r>
      <w:del w:id="110" w:author="Marisa Choate" w:date="2025-02-10T10:21:00Z" w16du:dateUtc="2025-02-10T16:21:00Z">
        <w:r w:rsidRPr="00174718" w:rsidDel="00090380">
          <w:rPr>
            <w:rFonts w:ascii="Times New Roman" w:eastAsia="Times New Roman" w:hAnsi="Times New Roman" w:cs="Times New Roman"/>
            <w:sz w:val="24"/>
            <w:szCs w:val="20"/>
          </w:rPr>
          <w:delText>3</w:delText>
        </w:r>
      </w:del>
      <w:ins w:id="111" w:author="Marisa Choate" w:date="2025-02-10T10:21:00Z" w16du:dateUtc="2025-02-10T16:21:00Z">
        <w:r>
          <w:rPr>
            <w:rFonts w:ascii="Times New Roman" w:eastAsia="Times New Roman" w:hAnsi="Times New Roman" w:cs="Times New Roman"/>
            <w:sz w:val="24"/>
            <w:szCs w:val="20"/>
          </w:rPr>
          <w:t>4</w:t>
        </w:r>
      </w:ins>
      <w:r w:rsidRPr="00174718">
        <w:rPr>
          <w:rFonts w:ascii="Times New Roman" w:eastAsia="Times New Roman" w:hAnsi="Times New Roman" w:cs="Times New Roman"/>
          <w:sz w:val="24"/>
          <w:szCs w:val="20"/>
        </w:rPr>
        <w:t xml:space="preserve">, the Network Customer shall pay the zonal Demand Charge for the Zone interconnected with the Balancing Authority Area, external to the SPP Region, that is the designated Point of Delivery.  For Network Customers in Zones 1 through 18 designating load external to the SPP Region, where there is more than one Zone interconnected with such Balancing Authority Area, the lowest zonal Demand Charge of the interconnected Zones is applicable.  For Network Customers in Zone 19 designating load external to the SPP Region, where there is more than one Zone interconnected with such Balancing Authority Area, the zonal Demand Charge of Zone 19 is applicable.  For Network Customers in Zone 10 that receive deliveries of Federal Power-Southwestern from the Southwestern Power Administration, the Network Customer shall have its Demand Charge under this Schedule 9 reduced in accordance with the provisions of Section 34.9 of this Tariff.  A Transmission Customer that is serving load on the Xcel Energy Operating Companies’ transmission system taking Network Integration Transmission Service under the Xcel Energy Operating Companies’ OATT and also takes transmission service under Part III of this Tariff to export over the Lamar Tie Line resources from the SPS Zone to serve load on the Public Service Company of Colorado (PSCo) transmission system shall have its zonal rate charges under this Schedule 9 reduced by 100%.  A Transmission Customer that is serving load on the Xcel Energy Operating Companies’ transmission system taking Network Integration Transmission Service under the Xcel Energy Operating Companies’ OATT and also takes transmission service under Part III of this Tariff to import over the Lamar Tie Line resources to serve its load in the SPS Zone </w:t>
      </w:r>
      <w:r w:rsidRPr="00174718">
        <w:rPr>
          <w:rFonts w:ascii="Times New Roman" w:eastAsia="Times New Roman" w:hAnsi="Times New Roman" w:cs="Times New Roman"/>
          <w:sz w:val="24"/>
          <w:szCs w:val="20"/>
        </w:rPr>
        <w:lastRenderedPageBreak/>
        <w:t>shall be subject to the applicable charges under this Schedule 9, without reduction.   The Zonal Annual Transmission Revenue Requirement of each Zone is stated in Attachment H.  Notwithstanding anything to the contrary in this Tariff, a Transmission Owner taking Network Integration Transmission Service may elect not to pay (in whole or in part) the monthly demand charges specified in the preceding paragraph to the extent that the Transmission Owner would have received under Attachment L (revenue distribution) the amounts it seeks to not pay under this provision.  A Transmission Owner electing this option shall remain obligated to pay any applicable charges for transmission services using any other Transmission Owner’s facilities unless the transmission is provided pursuant to a Grandfathered Agreement (in which case compensation provisions under the Grandfathered Agreement control).  A Transmission Owner electing this option shall remain responsible for any credits pursuant to Section 30.9 and for all other applicable charges under this Tariff.  This election will only be effective through January 31, 2010.</w:t>
      </w:r>
    </w:p>
    <w:p w14:paraId="4F2CD224"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Zones are as follows:</w:t>
      </w:r>
    </w:p>
    <w:p w14:paraId="05869CED" w14:textId="77777777" w:rsidR="00BF5323" w:rsidRPr="00174718" w:rsidRDefault="00BF5323" w:rsidP="00BF5323">
      <w:pPr>
        <w:tabs>
          <w:tab w:val="clear" w:pos="2431"/>
        </w:tabs>
        <w:spacing w:after="0" w:line="360" w:lineRule="auto"/>
        <w:ind w:left="144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w:t>
      </w:r>
      <w:r w:rsidRPr="00174718">
        <w:rPr>
          <w:rFonts w:ascii="Times New Roman" w:eastAsia="Times New Roman" w:hAnsi="Times New Roman" w:cs="Times New Roman"/>
          <w:sz w:val="24"/>
          <w:szCs w:val="20"/>
        </w:rPr>
        <w:tab/>
        <w:t>American Electric Power - West</w:t>
      </w:r>
    </w:p>
    <w:p w14:paraId="183EEE8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2:</w:t>
      </w:r>
      <w:r w:rsidRPr="00174718">
        <w:rPr>
          <w:rFonts w:ascii="Times New Roman" w:eastAsia="Times New Roman" w:hAnsi="Times New Roman" w:cs="Times New Roman"/>
          <w:sz w:val="24"/>
          <w:szCs w:val="20"/>
        </w:rPr>
        <w:tab/>
        <w:t>Kansas City Board of Public Utilities</w:t>
      </w:r>
    </w:p>
    <w:p w14:paraId="4150FD31"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3:</w:t>
      </w:r>
      <w:r w:rsidRPr="00174718">
        <w:rPr>
          <w:rFonts w:ascii="Times New Roman" w:eastAsia="Times New Roman" w:hAnsi="Times New Roman" w:cs="Times New Roman"/>
          <w:sz w:val="24"/>
          <w:szCs w:val="20"/>
        </w:rPr>
        <w:tab/>
        <w:t>City Utilities of Springfield, Missouri</w:t>
      </w:r>
    </w:p>
    <w:p w14:paraId="5B0E265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4:</w:t>
      </w:r>
      <w:r w:rsidRPr="00174718">
        <w:rPr>
          <w:rFonts w:ascii="Times New Roman" w:eastAsia="Times New Roman" w:hAnsi="Times New Roman" w:cs="Times New Roman"/>
          <w:sz w:val="24"/>
          <w:szCs w:val="20"/>
        </w:rPr>
        <w:tab/>
        <w:t>Empire District Electric Company</w:t>
      </w:r>
    </w:p>
    <w:p w14:paraId="48E14313"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5:</w:t>
      </w:r>
      <w:r w:rsidRPr="00174718">
        <w:rPr>
          <w:rFonts w:ascii="Times New Roman" w:eastAsia="Times New Roman" w:hAnsi="Times New Roman" w:cs="Times New Roman"/>
          <w:sz w:val="24"/>
          <w:szCs w:val="20"/>
        </w:rPr>
        <w:tab/>
        <w:t>Grand River Dam Authority</w:t>
      </w:r>
    </w:p>
    <w:p w14:paraId="04D71296"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6:</w:t>
      </w:r>
      <w:r w:rsidRPr="00174718">
        <w:rPr>
          <w:rFonts w:ascii="Times New Roman" w:eastAsia="Times New Roman" w:hAnsi="Times New Roman" w:cs="Times New Roman"/>
          <w:sz w:val="24"/>
          <w:szCs w:val="20"/>
        </w:rPr>
        <w:tab/>
        <w:t>Evergy Metro, Inc.</w:t>
      </w:r>
    </w:p>
    <w:p w14:paraId="49F0C06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7:</w:t>
      </w:r>
      <w:r w:rsidRPr="00174718">
        <w:rPr>
          <w:rFonts w:ascii="Times New Roman" w:eastAsia="Times New Roman" w:hAnsi="Times New Roman" w:cs="Times New Roman"/>
          <w:sz w:val="24"/>
          <w:szCs w:val="20"/>
        </w:rPr>
        <w:tab/>
        <w:t>Oklahoma Gas &amp; Electric Company</w:t>
      </w:r>
    </w:p>
    <w:p w14:paraId="34134827"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8:</w:t>
      </w:r>
      <w:r w:rsidRPr="00174718">
        <w:rPr>
          <w:rFonts w:ascii="Times New Roman" w:eastAsia="Times New Roman" w:hAnsi="Times New Roman" w:cs="Times New Roman"/>
          <w:sz w:val="24"/>
          <w:szCs w:val="20"/>
        </w:rPr>
        <w:tab/>
        <w:t>Midwest Energy, Inc.</w:t>
      </w:r>
    </w:p>
    <w:p w14:paraId="62C3D43C"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9:</w:t>
      </w:r>
      <w:r w:rsidRPr="00174718">
        <w:rPr>
          <w:rFonts w:ascii="Times New Roman" w:eastAsia="Times New Roman" w:hAnsi="Times New Roman" w:cs="Times New Roman"/>
          <w:sz w:val="24"/>
          <w:szCs w:val="20"/>
        </w:rPr>
        <w:tab/>
        <w:t>Evergy Missouri West, Inc.</w:t>
      </w:r>
    </w:p>
    <w:p w14:paraId="0DB1FA5C"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10:</w:t>
      </w:r>
      <w:r w:rsidRPr="00174718">
        <w:rPr>
          <w:rFonts w:ascii="Times New Roman" w:eastAsia="Times New Roman" w:hAnsi="Times New Roman" w:cs="Times New Roman"/>
          <w:sz w:val="24"/>
          <w:szCs w:val="20"/>
        </w:rPr>
        <w:tab/>
        <w:t>Southwestern Power Administration</w:t>
      </w:r>
    </w:p>
    <w:p w14:paraId="7FDE58DC"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11:</w:t>
      </w:r>
      <w:r w:rsidRPr="00174718">
        <w:rPr>
          <w:rFonts w:ascii="Times New Roman" w:eastAsia="Times New Roman" w:hAnsi="Times New Roman" w:cs="Times New Roman"/>
          <w:sz w:val="24"/>
          <w:szCs w:val="20"/>
        </w:rPr>
        <w:tab/>
        <w:t>Southwestern Public Service</w:t>
      </w:r>
    </w:p>
    <w:p w14:paraId="1003EE0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12:</w:t>
      </w:r>
      <w:r w:rsidRPr="00174718">
        <w:rPr>
          <w:rFonts w:ascii="Times New Roman" w:eastAsia="Times New Roman" w:hAnsi="Times New Roman" w:cs="Times New Roman"/>
          <w:sz w:val="24"/>
          <w:szCs w:val="20"/>
        </w:rPr>
        <w:tab/>
        <w:t>Sunflower Electric Power Corporation</w:t>
      </w:r>
    </w:p>
    <w:p w14:paraId="01CF50F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13:</w:t>
      </w:r>
      <w:r w:rsidRPr="00174718">
        <w:rPr>
          <w:rFonts w:ascii="Times New Roman" w:eastAsia="Times New Roman" w:hAnsi="Times New Roman" w:cs="Times New Roman"/>
          <w:sz w:val="24"/>
          <w:szCs w:val="20"/>
        </w:rPr>
        <w:tab/>
        <w:t>Western Farmers Electric Cooperative</w:t>
      </w:r>
    </w:p>
    <w:p w14:paraId="096300EF" w14:textId="77777777" w:rsidR="00BF5323" w:rsidRPr="00174718" w:rsidRDefault="00BF5323" w:rsidP="00BF5323">
      <w:pPr>
        <w:tabs>
          <w:tab w:val="clear" w:pos="2431"/>
        </w:tabs>
        <w:spacing w:after="0" w:line="360" w:lineRule="auto"/>
        <w:ind w:left="144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14:</w:t>
      </w:r>
      <w:r w:rsidRPr="00174718">
        <w:rPr>
          <w:rFonts w:ascii="Times New Roman" w:eastAsia="Times New Roman" w:hAnsi="Times New Roman" w:cs="Times New Roman"/>
          <w:sz w:val="24"/>
          <w:szCs w:val="20"/>
        </w:rPr>
        <w:tab/>
        <w:t>Evergy Kansas Central, Inc. (Evergy Kansas Central, Inc. and Evergy Kansas South, Inc.)</w:t>
      </w:r>
    </w:p>
    <w:p w14:paraId="36279071"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15:</w:t>
      </w:r>
      <w:r w:rsidRPr="00174718">
        <w:rPr>
          <w:rFonts w:ascii="Times New Roman" w:eastAsia="Times New Roman" w:hAnsi="Times New Roman" w:cs="Times New Roman"/>
          <w:sz w:val="24"/>
          <w:szCs w:val="20"/>
        </w:rPr>
        <w:tab/>
        <w:t>Reserved for Future Use</w:t>
      </w:r>
    </w:p>
    <w:p w14:paraId="26DD11B0"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16:</w:t>
      </w:r>
      <w:r w:rsidRPr="00174718">
        <w:rPr>
          <w:rFonts w:ascii="Times New Roman" w:eastAsia="Times New Roman" w:hAnsi="Times New Roman" w:cs="Times New Roman"/>
          <w:sz w:val="24"/>
          <w:szCs w:val="20"/>
        </w:rPr>
        <w:tab/>
        <w:t>Lincoln Electric System</w:t>
      </w:r>
    </w:p>
    <w:p w14:paraId="09FC64E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17:</w:t>
      </w:r>
      <w:r w:rsidRPr="00174718">
        <w:rPr>
          <w:rFonts w:ascii="Times New Roman" w:eastAsia="Times New Roman" w:hAnsi="Times New Roman" w:cs="Times New Roman"/>
          <w:sz w:val="24"/>
          <w:szCs w:val="20"/>
        </w:rPr>
        <w:tab/>
        <w:t>Nebraska Public Power District</w:t>
      </w:r>
    </w:p>
    <w:p w14:paraId="32B7D533"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Zone 18:</w:t>
      </w:r>
      <w:r w:rsidRPr="00174718">
        <w:rPr>
          <w:rFonts w:ascii="Times New Roman" w:eastAsia="Times New Roman" w:hAnsi="Times New Roman" w:cs="Times New Roman"/>
          <w:sz w:val="24"/>
          <w:szCs w:val="20"/>
        </w:rPr>
        <w:tab/>
        <w:t>Omaha Public Power District</w:t>
      </w:r>
    </w:p>
    <w:p w14:paraId="517AD2DA"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 19:</w:t>
      </w:r>
      <w:r w:rsidRPr="00174718">
        <w:rPr>
          <w:rFonts w:ascii="Times New Roman" w:eastAsia="Times New Roman" w:hAnsi="Times New Roman" w:cs="Times New Roman"/>
          <w:sz w:val="24"/>
          <w:szCs w:val="20"/>
        </w:rPr>
        <w:tab/>
        <w:t>Upper Missouri Zone</w:t>
      </w:r>
    </w:p>
    <w:p w14:paraId="6FF7E06A"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No changes in Zones shall be made without submitting a filing to the Commission.</w:t>
      </w:r>
    </w:p>
    <w:p w14:paraId="13693FF1"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2.</w:t>
      </w:r>
      <w:r w:rsidRPr="00174718">
        <w:rPr>
          <w:rFonts w:ascii="Times New Roman" w:eastAsia="Times New Roman" w:hAnsi="Times New Roman" w:cs="Times New Roman"/>
          <w:b/>
          <w:sz w:val="24"/>
          <w:szCs w:val="20"/>
        </w:rPr>
        <w:tab/>
        <w:t>Redispatch Costs:</w:t>
      </w:r>
      <w:r w:rsidRPr="00174718">
        <w:rPr>
          <w:rFonts w:ascii="Times New Roman" w:eastAsia="Times New Roman" w:hAnsi="Times New Roman" w:cs="Times New Roman"/>
          <w:sz w:val="24"/>
          <w:szCs w:val="20"/>
        </w:rPr>
        <w:t xml:space="preserve">  The redispatch costs shall be calculated in accordance with the formula and protocols shown on Attachment K.  </w:t>
      </w:r>
    </w:p>
    <w:p w14:paraId="47C6B6B9"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3.</w:t>
      </w:r>
      <w:r w:rsidRPr="00174718">
        <w:rPr>
          <w:rFonts w:ascii="Times New Roman" w:eastAsia="Times New Roman" w:hAnsi="Times New Roman" w:cs="Times New Roman"/>
          <w:b/>
          <w:sz w:val="24"/>
          <w:szCs w:val="20"/>
        </w:rPr>
        <w:tab/>
        <w:t>Real Power Losses:</w:t>
      </w:r>
      <w:r w:rsidRPr="00174718">
        <w:rPr>
          <w:rFonts w:ascii="Times New Roman" w:eastAsia="Times New Roman" w:hAnsi="Times New Roman" w:cs="Times New Roman"/>
          <w:sz w:val="24"/>
          <w:szCs w:val="20"/>
        </w:rPr>
        <w:t xml:space="preserve">  The Transmission Customer shall be responsible for real power losses determined in accordance with Attachment M.</w:t>
      </w:r>
    </w:p>
    <w:p w14:paraId="2D5CBD8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4.</w:t>
      </w:r>
      <w:r w:rsidRPr="00174718">
        <w:rPr>
          <w:rFonts w:ascii="Times New Roman" w:eastAsia="Times New Roman" w:hAnsi="Times New Roman" w:cs="Times New Roman"/>
          <w:b/>
          <w:sz w:val="24"/>
          <w:szCs w:val="20"/>
        </w:rPr>
        <w:tab/>
        <w:t>a.)  Direct Assignment Costs:</w:t>
      </w:r>
      <w:r w:rsidRPr="00174718">
        <w:rPr>
          <w:rFonts w:ascii="Times New Roman" w:eastAsia="Times New Roman" w:hAnsi="Times New Roman" w:cs="Times New Roman"/>
          <w:sz w:val="24"/>
          <w:szCs w:val="20"/>
        </w:rPr>
        <w:t xml:space="preserve">  Where a Facilities Study indicates the need to construct Direct Assignment Facilities to accommodate a request for Transmission Service, the Transmission Customer shall be charged the full cost of such Direct Assignment Facilities in addition to the charges specified in this Schedule and Tariff.  The annual costs of the facility shall be calculated by multiplying the levelized fixed charge rate of the Transmission Owner by the nondepreciated cost of the facility.  Each month the Transmission Customer shall pay a charge based on such annual costs divided by twelve.  Any such charge will be filed with the Commission.</w:t>
      </w:r>
    </w:p>
    <w:p w14:paraId="59E0F56F" w14:textId="77777777" w:rsidR="00BF5323" w:rsidRPr="00174718" w:rsidRDefault="00BF5323" w:rsidP="00BF5323">
      <w:pPr>
        <w:tabs>
          <w:tab w:val="clear" w:pos="2431"/>
        </w:tabs>
        <w:spacing w:after="0" w:line="360" w:lineRule="auto"/>
        <w:ind w:firstLine="144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 xml:space="preserve">b.)  Directly Assigned Upgrade Costs:  </w:t>
      </w:r>
      <w:r w:rsidRPr="00174718">
        <w:rPr>
          <w:rFonts w:ascii="Times New Roman" w:eastAsia="Times New Roman" w:hAnsi="Times New Roman" w:cs="Times New Roman"/>
          <w:sz w:val="24"/>
          <w:szCs w:val="20"/>
        </w:rPr>
        <w:t>Where a Facilities Study indicates the need to construct Network Upgrades to accommodate a request for Transmission Service, the Transmission Customer may be allocated Directly Assigned Upgrade Costs in accordance with Attachments J and Z1.  Any such charge will be filed with the Commission.  The Transmission Customer shall be charged the Directly Assigned Upgrade Costs in addition to the charges specified in this Schedule and any other applicable charges under this Tariff.  If the Transmission Customer is charged the Directly Assigned Upgrade Costs, upon completion of construction of such assigned upgrades, the Transmission Provider shall reconcile the Directly Assigned Upgrade Costs against the actual construction costs.  Based on the reconciliation, the Transmission Customer’s cost responsibility shall be adjusted as appropriate.</w:t>
      </w:r>
    </w:p>
    <w:p w14:paraId="26347F0A"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sz w:val="24"/>
          <w:szCs w:val="20"/>
        </w:rPr>
        <w:t>5.</w:t>
      </w:r>
      <w:r w:rsidRPr="00174718">
        <w:rPr>
          <w:rFonts w:ascii="Times New Roman" w:eastAsia="Times New Roman" w:hAnsi="Times New Roman" w:cs="Times New Roman"/>
          <w:b/>
          <w:sz w:val="24"/>
          <w:szCs w:val="20"/>
        </w:rPr>
        <w:tab/>
        <w:t>Wholesale Distribution Service:</w:t>
      </w:r>
      <w:r w:rsidRPr="00174718">
        <w:rPr>
          <w:rFonts w:ascii="Times New Roman" w:eastAsia="Times New Roman" w:hAnsi="Times New Roman" w:cs="Times New Roman"/>
          <w:sz w:val="24"/>
          <w:szCs w:val="20"/>
        </w:rPr>
        <w:t xml:space="preserve">  Where Wholesale Distribution Service is provided to effectuate Network Integration Transmission Service, the Network Customer shall pay all charges levied pursuant to the Wholesale Distribution Service Agreement and Schedule 10. </w:t>
      </w:r>
    </w:p>
    <w:p w14:paraId="46FA62B2"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6.</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Base Plan Zonal Charges</w:t>
      </w:r>
      <w:ins w:id="112" w:author="Author" w:date="2024-11-12T14:59:00Z">
        <w:r w:rsidRPr="00174718">
          <w:rPr>
            <w:rFonts w:ascii="Times New Roman" w:eastAsia="Times New Roman" w:hAnsi="Times New Roman" w:cs="Times New Roman"/>
            <w:b/>
            <w:bCs/>
            <w:sz w:val="24"/>
            <w:szCs w:val="20"/>
          </w:rPr>
          <w:t>, Subregion</w:t>
        </w:r>
      </w:ins>
      <w:ins w:id="113" w:author="Author" w:date="2024-12-03T08:17:00Z">
        <w:r w:rsidRPr="00174718">
          <w:rPr>
            <w:rFonts w:ascii="Times New Roman" w:eastAsia="Times New Roman" w:hAnsi="Times New Roman" w:cs="Times New Roman"/>
            <w:b/>
            <w:bCs/>
            <w:sz w:val="24"/>
            <w:szCs w:val="20"/>
          </w:rPr>
          <w:t>al</w:t>
        </w:r>
      </w:ins>
      <w:ins w:id="114" w:author="Author" w:date="2024-11-12T14:59:00Z">
        <w:r w:rsidRPr="00174718">
          <w:rPr>
            <w:rFonts w:ascii="Times New Roman" w:eastAsia="Times New Roman" w:hAnsi="Times New Roman" w:cs="Times New Roman"/>
            <w:b/>
            <w:bCs/>
            <w:sz w:val="24"/>
            <w:szCs w:val="20"/>
          </w:rPr>
          <w:t xml:space="preserve"> Charges</w:t>
        </w:r>
      </w:ins>
      <w:ins w:id="115" w:author="Marisa Choate" w:date="2025-02-04T08:54:00Z" w16du:dateUtc="2025-02-04T14:54:00Z">
        <w:r w:rsidRPr="00174718">
          <w:rPr>
            <w:rFonts w:ascii="Times New Roman" w:eastAsia="Times New Roman" w:hAnsi="Times New Roman" w:cs="Times New Roman"/>
            <w:b/>
            <w:bCs/>
            <w:sz w:val="24"/>
            <w:szCs w:val="20"/>
          </w:rPr>
          <w:t>,</w:t>
        </w:r>
      </w:ins>
      <w:r w:rsidRPr="00174718">
        <w:rPr>
          <w:rFonts w:ascii="Times New Roman" w:eastAsia="Times New Roman" w:hAnsi="Times New Roman" w:cs="Times New Roman"/>
          <w:b/>
          <w:bCs/>
          <w:sz w:val="24"/>
          <w:szCs w:val="20"/>
        </w:rPr>
        <w:t xml:space="preserve"> and Region-wide Charges:</w:t>
      </w:r>
      <w:r w:rsidRPr="00174718">
        <w:rPr>
          <w:rFonts w:ascii="Times New Roman" w:eastAsia="Times New Roman" w:hAnsi="Times New Roman" w:cs="Times New Roman"/>
          <w:sz w:val="24"/>
          <w:szCs w:val="20"/>
        </w:rPr>
        <w:t xml:space="preserve">  The Transmission Customer shall pay all charges assessed pursuant to Schedule 11.</w:t>
      </w:r>
    </w:p>
    <w:p w14:paraId="0EA92C1F"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sectPr w:rsidR="00BF5323" w:rsidRPr="00174718" w:rsidSect="00BF5323">
          <w:headerReference w:type="even" r:id="rId29"/>
          <w:footerReference w:type="even" r:id="rId30"/>
          <w:pgSz w:w="12240" w:h="15840" w:code="1"/>
          <w:pgMar w:top="1440" w:right="1440" w:bottom="1440" w:left="1440" w:header="720" w:footer="720" w:gutter="0"/>
          <w:paperSrc w:first="15" w:other="15"/>
          <w:cols w:space="720"/>
          <w:titlePg/>
          <w:docGrid w:linePitch="254"/>
        </w:sectPr>
      </w:pPr>
    </w:p>
    <w:p w14:paraId="0B0E527E"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bCs/>
          <w:caps/>
          <w:snapToGrid w:val="0"/>
          <w:sz w:val="24"/>
          <w:szCs w:val="20"/>
        </w:rPr>
      </w:pPr>
      <w:bookmarkStart w:id="116" w:name="_GoBack_6"/>
      <w:bookmarkEnd w:id="116"/>
      <w:r w:rsidRPr="00174718">
        <w:rPr>
          <w:rFonts w:ascii="Times New Roman" w:eastAsia="Times New Roman" w:hAnsi="Times New Roman" w:cs="Times New Roman"/>
          <w:b/>
          <w:caps/>
          <w:snapToGrid w:val="0"/>
          <w:sz w:val="24"/>
          <w:szCs w:val="20"/>
        </w:rPr>
        <w:lastRenderedPageBreak/>
        <w:t>SCHEDULE 11</w:t>
      </w:r>
    </w:p>
    <w:p w14:paraId="3F7F6C36"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t>Base Plan Zonal Charge</w:t>
      </w:r>
      <w:ins w:id="117" w:author="Author" w:date="2024-11-13T07:55:00Z">
        <w:r w:rsidRPr="00174718">
          <w:rPr>
            <w:rFonts w:ascii="Times New Roman" w:eastAsia="Times New Roman" w:hAnsi="Times New Roman" w:cs="Times New Roman"/>
            <w:b/>
            <w:caps/>
            <w:snapToGrid w:val="0"/>
            <w:sz w:val="24"/>
            <w:szCs w:val="20"/>
          </w:rPr>
          <w:t>, subregion</w:t>
        </w:r>
      </w:ins>
      <w:ins w:id="118" w:author="Author" w:date="2024-12-03T08:17:00Z">
        <w:r w:rsidRPr="00174718">
          <w:rPr>
            <w:rFonts w:ascii="Times New Roman" w:eastAsia="Times New Roman" w:hAnsi="Times New Roman" w:cs="Times New Roman"/>
            <w:b/>
            <w:caps/>
            <w:snapToGrid w:val="0"/>
            <w:sz w:val="24"/>
            <w:szCs w:val="20"/>
          </w:rPr>
          <w:t>al</w:t>
        </w:r>
      </w:ins>
      <w:ins w:id="119" w:author="Author" w:date="2024-11-13T07:55:00Z">
        <w:r w:rsidRPr="00174718">
          <w:rPr>
            <w:rFonts w:ascii="Times New Roman" w:eastAsia="Times New Roman" w:hAnsi="Times New Roman" w:cs="Times New Roman"/>
            <w:b/>
            <w:caps/>
            <w:snapToGrid w:val="0"/>
            <w:sz w:val="24"/>
            <w:szCs w:val="20"/>
          </w:rPr>
          <w:t xml:space="preserve"> charge,</w:t>
        </w:r>
      </w:ins>
      <w:r w:rsidRPr="00174718">
        <w:rPr>
          <w:rFonts w:ascii="Times New Roman" w:eastAsia="Times New Roman" w:hAnsi="Times New Roman" w:cs="Times New Roman"/>
          <w:b/>
          <w:caps/>
          <w:snapToGrid w:val="0"/>
          <w:sz w:val="24"/>
          <w:szCs w:val="20"/>
        </w:rPr>
        <w:t xml:space="preserve"> and Region-wide Charge</w:t>
      </w:r>
    </w:p>
    <w:p w14:paraId="1667358D"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bCs/>
          <w:sz w:val="24"/>
          <w:szCs w:val="20"/>
        </w:rPr>
      </w:pPr>
    </w:p>
    <w:p w14:paraId="107E2536"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I.</w:t>
      </w:r>
      <w:r w:rsidRPr="00174718">
        <w:rPr>
          <w:rFonts w:ascii="Times New Roman" w:eastAsia="Times New Roman" w:hAnsi="Times New Roman" w:cs="Times New Roman"/>
          <w:b/>
          <w:bCs/>
          <w:sz w:val="24"/>
          <w:szCs w:val="20"/>
        </w:rPr>
        <w:tab/>
        <w:t>Introduction</w:t>
      </w:r>
    </w:p>
    <w:p w14:paraId="52664AEE" w14:textId="77777777" w:rsidR="00BF5323" w:rsidRPr="00174718" w:rsidRDefault="00BF5323" w:rsidP="00BF5323">
      <w:pPr>
        <w:tabs>
          <w:tab w:val="clear" w:pos="2431"/>
          <w:tab w:val="left" w:pos="8640"/>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Except as provided herein, pursuant to Part V of this Tariff, Base Plan Zonal Charges</w:t>
      </w:r>
      <w:ins w:id="120" w:author="Author" w:date="2024-11-13T07:55:00Z">
        <w:r w:rsidRPr="00174718">
          <w:rPr>
            <w:rFonts w:ascii="Times New Roman" w:eastAsia="Times New Roman" w:hAnsi="Times New Roman" w:cs="Times New Roman"/>
            <w:sz w:val="24"/>
            <w:szCs w:val="20"/>
          </w:rPr>
          <w:t>, Subregion</w:t>
        </w:r>
      </w:ins>
      <w:ins w:id="121" w:author="Author" w:date="2024-12-03T08:18:00Z">
        <w:r w:rsidRPr="00174718">
          <w:rPr>
            <w:rFonts w:ascii="Times New Roman" w:eastAsia="Times New Roman" w:hAnsi="Times New Roman" w:cs="Times New Roman"/>
            <w:sz w:val="24"/>
            <w:szCs w:val="20"/>
          </w:rPr>
          <w:t>al</w:t>
        </w:r>
      </w:ins>
      <w:ins w:id="122" w:author="Author" w:date="2024-11-13T07:55:00Z">
        <w:r w:rsidRPr="00174718">
          <w:rPr>
            <w:rFonts w:ascii="Times New Roman" w:eastAsia="Times New Roman" w:hAnsi="Times New Roman" w:cs="Times New Roman"/>
            <w:sz w:val="24"/>
            <w:szCs w:val="20"/>
          </w:rPr>
          <w:t xml:space="preserve"> Charges,</w:t>
        </w:r>
      </w:ins>
      <w:r w:rsidRPr="00174718">
        <w:rPr>
          <w:rFonts w:ascii="Times New Roman" w:eastAsia="Times New Roman" w:hAnsi="Times New Roman" w:cs="Times New Roman"/>
          <w:sz w:val="24"/>
          <w:szCs w:val="20"/>
        </w:rPr>
        <w:t xml:space="preserve"> and Region-wide Charges shall be assessed to Network Customers and, where applicable, Transmission Owners based on Resident Load.  Likewise, Base Plan Zonal Charges</w:t>
      </w:r>
      <w:ins w:id="123" w:author="Author" w:date="2024-11-13T07:56:00Z">
        <w:r w:rsidRPr="00174718">
          <w:rPr>
            <w:rFonts w:ascii="Times New Roman" w:eastAsia="Times New Roman" w:hAnsi="Times New Roman" w:cs="Times New Roman"/>
            <w:sz w:val="24"/>
            <w:szCs w:val="20"/>
          </w:rPr>
          <w:t>,</w:t>
        </w:r>
        <w:r w:rsidRPr="00174718" w:rsidDel="00DE187A">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4"/>
            <w:szCs w:val="20"/>
          </w:rPr>
          <w:t>Sub</w:t>
        </w:r>
      </w:ins>
      <w:ins w:id="124" w:author="Author" w:date="2024-11-13T07:57:00Z">
        <w:r w:rsidRPr="00174718">
          <w:rPr>
            <w:rFonts w:ascii="Times New Roman" w:eastAsia="Times New Roman" w:hAnsi="Times New Roman" w:cs="Times New Roman"/>
            <w:sz w:val="24"/>
            <w:szCs w:val="20"/>
          </w:rPr>
          <w:t>region</w:t>
        </w:r>
      </w:ins>
      <w:ins w:id="125" w:author="Author" w:date="2024-12-03T08:18:00Z">
        <w:r w:rsidRPr="00174718">
          <w:rPr>
            <w:rFonts w:ascii="Times New Roman" w:eastAsia="Times New Roman" w:hAnsi="Times New Roman" w:cs="Times New Roman"/>
            <w:sz w:val="24"/>
            <w:szCs w:val="20"/>
          </w:rPr>
          <w:t>al</w:t>
        </w:r>
      </w:ins>
      <w:ins w:id="126" w:author="Author" w:date="2024-11-13T07:57:00Z">
        <w:r w:rsidRPr="00174718">
          <w:rPr>
            <w:rFonts w:ascii="Times New Roman" w:eastAsia="Times New Roman" w:hAnsi="Times New Roman" w:cs="Times New Roman"/>
            <w:sz w:val="24"/>
            <w:szCs w:val="20"/>
          </w:rPr>
          <w:t xml:space="preserve"> Charges,</w:t>
        </w:r>
      </w:ins>
      <w:r w:rsidRPr="00174718">
        <w:rPr>
          <w:rFonts w:ascii="Times New Roman" w:eastAsia="Times New Roman" w:hAnsi="Times New Roman" w:cs="Times New Roman"/>
          <w:sz w:val="24"/>
          <w:szCs w:val="20"/>
        </w:rPr>
        <w:t xml:space="preserve"> and the Region-wide Charge shall be assessed to each Transmission Customer taking Point-To-Point Transmission Service under the Tariff based on Reserved Capacity. These charges will be applied only to service taken in whole or in part within the Eastern Interconnection. Western-UGP shall be exempt from the Region-wide Charge under this Schedule 11 in accordance with Section 39.3(e) of this Tariff. For the purpose of determining the Region-wide Load Ratio Shares for application of Schedule 11, transmission of Federal Power-Western-UGP to the Statutory Load Obligations served by Western-UGP shall be excluded from the Transmission Provider's monthly Zone transmission load</w:t>
      </w:r>
      <w:r w:rsidRPr="00174718">
        <w:rPr>
          <w:rFonts w:ascii="Times New Roman" w:eastAsia="Times New Roman" w:hAnsi="Times New Roman" w:cs="Times New Roman"/>
          <w:b/>
          <w:bCs/>
          <w:sz w:val="24"/>
          <w:szCs w:val="20"/>
        </w:rPr>
        <w:t xml:space="preserve"> </w:t>
      </w:r>
      <w:r w:rsidRPr="00174718">
        <w:rPr>
          <w:rFonts w:ascii="Times New Roman" w:eastAsia="Times New Roman" w:hAnsi="Times New Roman" w:cs="Times New Roman"/>
          <w:sz w:val="24"/>
          <w:szCs w:val="20"/>
        </w:rPr>
        <w:t xml:space="preserve">for Zone 19 used as a component of the divisor for all Zones and from the numerator used for Zone 19.   The charges stated in Schedule 11 shall not be changed absent a filing with the Commission.  </w:t>
      </w:r>
    </w:p>
    <w:p w14:paraId="39555CC9"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II.</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Base Plan Zonal Charges</w:t>
      </w:r>
      <w:ins w:id="127" w:author="Author" w:date="2024-11-13T07:57:00Z">
        <w:r w:rsidRPr="00174718">
          <w:rPr>
            <w:rFonts w:ascii="Times New Roman" w:eastAsia="Times New Roman" w:hAnsi="Times New Roman" w:cs="Times New Roman"/>
            <w:b/>
            <w:bCs/>
            <w:sz w:val="24"/>
            <w:szCs w:val="20"/>
          </w:rPr>
          <w:t>, Subregion</w:t>
        </w:r>
      </w:ins>
      <w:ins w:id="128" w:author="Author" w:date="2024-12-03T08:18:00Z">
        <w:r w:rsidRPr="00174718">
          <w:rPr>
            <w:rFonts w:ascii="Times New Roman" w:eastAsia="Times New Roman" w:hAnsi="Times New Roman" w:cs="Times New Roman"/>
            <w:b/>
            <w:bCs/>
            <w:sz w:val="24"/>
            <w:szCs w:val="20"/>
          </w:rPr>
          <w:t>al</w:t>
        </w:r>
      </w:ins>
      <w:ins w:id="129" w:author="Author" w:date="2024-11-13T07:57:00Z">
        <w:r w:rsidRPr="00174718">
          <w:rPr>
            <w:rFonts w:ascii="Times New Roman" w:eastAsia="Times New Roman" w:hAnsi="Times New Roman" w:cs="Times New Roman"/>
            <w:b/>
            <w:bCs/>
            <w:sz w:val="24"/>
            <w:szCs w:val="20"/>
          </w:rPr>
          <w:t xml:space="preserve"> Charge</w:t>
        </w:r>
      </w:ins>
      <w:ins w:id="130" w:author="Charles Locke" w:date="2025-01-08T18:30:00Z">
        <w:r w:rsidRPr="00174718">
          <w:rPr>
            <w:rFonts w:ascii="Times New Roman" w:eastAsia="Times New Roman" w:hAnsi="Times New Roman" w:cs="Times New Roman"/>
            <w:b/>
            <w:bCs/>
            <w:sz w:val="24"/>
            <w:szCs w:val="20"/>
          </w:rPr>
          <w:t>s</w:t>
        </w:r>
      </w:ins>
      <w:ins w:id="131" w:author="Marisa Choate" w:date="2025-02-04T08:54:00Z" w16du:dateUtc="2025-02-04T14:54:00Z">
        <w:r w:rsidRPr="00174718">
          <w:rPr>
            <w:rFonts w:ascii="Times New Roman" w:eastAsia="Times New Roman" w:hAnsi="Times New Roman" w:cs="Times New Roman"/>
            <w:b/>
            <w:bCs/>
            <w:sz w:val="24"/>
            <w:szCs w:val="20"/>
          </w:rPr>
          <w:t>,</w:t>
        </w:r>
      </w:ins>
      <w:r w:rsidRPr="00174718">
        <w:rPr>
          <w:rFonts w:ascii="Times New Roman" w:eastAsia="Times New Roman" w:hAnsi="Times New Roman" w:cs="Times New Roman"/>
          <w:b/>
          <w:bCs/>
          <w:sz w:val="24"/>
          <w:szCs w:val="20"/>
        </w:rPr>
        <w:t xml:space="preserve"> and Region-wide Charge to Resident Load</w:t>
      </w:r>
    </w:p>
    <w:p w14:paraId="1AD55A12" w14:textId="77777777" w:rsidR="00BF5323" w:rsidRPr="00174718" w:rsidRDefault="00BF5323" w:rsidP="00BF5323">
      <w:pPr>
        <w:tabs>
          <w:tab w:val="clear" w:pos="2431"/>
        </w:tabs>
        <w:ind w:firstLine="720"/>
        <w:jc w:val="both"/>
        <w:outlineLvl w:val="1"/>
        <w:rPr>
          <w:rFonts w:ascii="Times New Roman" w:eastAsia="Times New Roman" w:hAnsi="Times New Roman" w:cs="Times New Roman"/>
          <w:b/>
          <w:snapToGrid w:val="0"/>
          <w:sz w:val="24"/>
          <w:szCs w:val="20"/>
        </w:rPr>
      </w:pPr>
      <w:r w:rsidRPr="00174718">
        <w:rPr>
          <w:rFonts w:ascii="Times New Roman" w:eastAsia="Times New Roman" w:hAnsi="Times New Roman" w:cs="Times New Roman"/>
          <w:b/>
          <w:snapToGrid w:val="0"/>
          <w:sz w:val="24"/>
          <w:szCs w:val="20"/>
        </w:rPr>
        <w:t>A.</w:t>
      </w:r>
      <w:r w:rsidRPr="00174718">
        <w:rPr>
          <w:rFonts w:ascii="Times New Roman" w:eastAsia="Times New Roman" w:hAnsi="Times New Roman" w:cs="Times New Roman"/>
          <w:b/>
          <w:snapToGrid w:val="0"/>
          <w:sz w:val="24"/>
          <w:szCs w:val="20"/>
        </w:rPr>
        <w:tab/>
        <w:t>Calculation of Annual Transmission Revenue Requirement</w:t>
      </w:r>
    </w:p>
    <w:p w14:paraId="05ED3038"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In calculating the Base Plan Zonal Annual Transmission Revenue Requirements</w:t>
      </w:r>
      <w:ins w:id="132" w:author="Author" w:date="2024-11-13T07:59:00Z">
        <w:r w:rsidRPr="00174718">
          <w:rPr>
            <w:rFonts w:ascii="Times New Roman" w:eastAsia="Times New Roman" w:hAnsi="Times New Roman" w:cs="Times New Roman"/>
            <w:sz w:val="24"/>
            <w:szCs w:val="20"/>
          </w:rPr>
          <w:t>,</w:t>
        </w:r>
        <w:r w:rsidRPr="00174718" w:rsidDel="00DE187A">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4"/>
            <w:szCs w:val="20"/>
          </w:rPr>
          <w:t>Subregion</w:t>
        </w:r>
      </w:ins>
      <w:ins w:id="133" w:author="Author" w:date="2024-12-03T08:18:00Z">
        <w:r w:rsidRPr="00174718">
          <w:rPr>
            <w:rFonts w:ascii="Times New Roman" w:eastAsia="Times New Roman" w:hAnsi="Times New Roman" w:cs="Times New Roman"/>
            <w:sz w:val="24"/>
            <w:szCs w:val="20"/>
          </w:rPr>
          <w:t>al</w:t>
        </w:r>
      </w:ins>
      <w:ins w:id="134" w:author="Author" w:date="2024-11-13T07:59:00Z">
        <w:r w:rsidRPr="00174718">
          <w:rPr>
            <w:rFonts w:ascii="Times New Roman" w:eastAsia="Times New Roman" w:hAnsi="Times New Roman" w:cs="Times New Roman"/>
            <w:sz w:val="24"/>
            <w:szCs w:val="20"/>
          </w:rPr>
          <w:t xml:space="preserve"> Annual Transmission Revenue Requirements,</w:t>
        </w:r>
      </w:ins>
      <w:r w:rsidRPr="00174718">
        <w:rPr>
          <w:rFonts w:ascii="Times New Roman" w:eastAsia="Times New Roman" w:hAnsi="Times New Roman" w:cs="Times New Roman"/>
          <w:sz w:val="24"/>
          <w:szCs w:val="20"/>
        </w:rPr>
        <w:t xml:space="preserve"> and Region-wide Annual Transmission Revenue Requirement, the Transmission Provider shall sum the applicable, Commission-approved annual transmission revenue requirements for upgrades eligible for cost recovery under this Schedule 11, as allocated in accordance with Attachment J of this Tariff.  Subject to the limitations in subsections 1 and 2 below, such annual transmission revenue requirements shall be reduced by the previous calendar year’s amount of (i) point-to-point revenue received by each Transmission Owner resulting from charges under Section III of this Schedule 11 and (ii) revenue distributed to each Transmission Owner under Section IV of Attachment AU and allocated in proportion to Point-To-Point </w:t>
      </w:r>
      <w:r w:rsidRPr="00174718">
        <w:rPr>
          <w:rFonts w:ascii="Times New Roman" w:eastAsia="Times New Roman" w:hAnsi="Times New Roman" w:cs="Times New Roman"/>
          <w:sz w:val="24"/>
          <w:szCs w:val="20"/>
        </w:rPr>
        <w:lastRenderedPageBreak/>
        <w:t>Transmission Service Schedule 11 revenue under Section V of Attachment AU.  Any such adjustment for the previous calendar year point-to-point revenue shall be set forth in the RRR File.</w:t>
      </w:r>
    </w:p>
    <w:p w14:paraId="775F995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1.</w:t>
      </w:r>
      <w:r w:rsidRPr="00174718">
        <w:rPr>
          <w:rFonts w:ascii="Times New Roman" w:eastAsia="Times New Roman" w:hAnsi="Times New Roman" w:cs="Times New Roman"/>
          <w:b/>
          <w:bCs/>
          <w:sz w:val="24"/>
          <w:szCs w:val="20"/>
        </w:rPr>
        <w:tab/>
      </w:r>
      <w:r w:rsidRPr="00174718">
        <w:rPr>
          <w:rFonts w:ascii="Times New Roman" w:eastAsia="Times New Roman" w:hAnsi="Times New Roman" w:cs="Times New Roman"/>
          <w:sz w:val="24"/>
          <w:szCs w:val="20"/>
        </w:rPr>
        <w:t>For each Transmission Owner utilizing a formula rate, the Transmission Provider shall not make an adjustment of the Transmission Owner’s annual transmission revenue requirements under this Section II.A if point-to-point revenue resulting from charges under Section III of this Schedule 11 and revenue distributed and allocated under Attachment AU is credited and updated on an annual basis in the Transmission Owner’s formula rate in a manner that reduces the annual transmission revenue requirements for upgrades eligible for cost recovery under this Schedule 11.</w:t>
      </w:r>
    </w:p>
    <w:p w14:paraId="298AF6B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2.</w:t>
      </w:r>
      <w:r w:rsidRPr="00174718">
        <w:rPr>
          <w:rFonts w:ascii="Times New Roman" w:eastAsia="Times New Roman" w:hAnsi="Times New Roman" w:cs="Times New Roman"/>
          <w:sz w:val="24"/>
          <w:szCs w:val="20"/>
        </w:rPr>
        <w:tab/>
        <w:t>For each Transmission Owner utilizing a stated rate or utilizing a formula rate without annual update of the Schedule 11 revenue credits, the revenue adjustment described in this Section II.A shall be only the difference, whether positive or negative, between the previous calendar year Point-To-Point Transmission Service Schedule 11 revenue and the amount of point-to-point revenue and revenue distributed and allocated under Attachment AU, if any, already credited in the calculation of the Transmission Owner’s annual transmission revenue requirements included in the Base Plan Zonal Annual Transmission Revenue Requirements</w:t>
      </w:r>
      <w:ins w:id="135" w:author="Author" w:date="2024-11-13T07:59:00Z">
        <w:r w:rsidRPr="00174718">
          <w:rPr>
            <w:rFonts w:ascii="Times New Roman" w:eastAsia="Times New Roman" w:hAnsi="Times New Roman" w:cs="Times New Roman"/>
            <w:sz w:val="24"/>
            <w:szCs w:val="20"/>
          </w:rPr>
          <w:t>, Subregion</w:t>
        </w:r>
      </w:ins>
      <w:ins w:id="136" w:author="Author" w:date="2024-12-03T08:18:00Z">
        <w:r w:rsidRPr="00174718">
          <w:rPr>
            <w:rFonts w:ascii="Times New Roman" w:eastAsia="Times New Roman" w:hAnsi="Times New Roman" w:cs="Times New Roman"/>
            <w:sz w:val="24"/>
            <w:szCs w:val="20"/>
          </w:rPr>
          <w:t>al</w:t>
        </w:r>
      </w:ins>
      <w:ins w:id="137" w:author="Author" w:date="2024-11-13T07:59:00Z">
        <w:r w:rsidRPr="00174718">
          <w:rPr>
            <w:rFonts w:ascii="Times New Roman" w:eastAsia="Times New Roman" w:hAnsi="Times New Roman" w:cs="Times New Roman"/>
            <w:sz w:val="24"/>
            <w:szCs w:val="20"/>
          </w:rPr>
          <w:t xml:space="preserve"> Annual Transmission Revenue Requirements,</w:t>
        </w:r>
      </w:ins>
      <w:r w:rsidRPr="00174718">
        <w:rPr>
          <w:rFonts w:ascii="Times New Roman" w:eastAsia="Times New Roman" w:hAnsi="Times New Roman" w:cs="Times New Roman"/>
          <w:sz w:val="24"/>
          <w:szCs w:val="20"/>
        </w:rPr>
        <w:t xml:space="preserve"> and Region-wide Annual Transmission Revenue Requirement.  The amount of revenue resulting from charges under Section III of this Schedule 11 and revenue distributed and allocated under Attachment AU that is already credited in the calculation of the Transmission Owner’s annual transmission revenue requirements included in the Base Plan Zonal Annual Transmission Revenue Requirements</w:t>
      </w:r>
      <w:ins w:id="138" w:author="Author" w:date="2024-11-13T08:00:00Z">
        <w:r w:rsidRPr="00174718">
          <w:rPr>
            <w:rFonts w:ascii="Times New Roman" w:eastAsia="Times New Roman" w:hAnsi="Times New Roman" w:cs="Times New Roman"/>
            <w:sz w:val="24"/>
            <w:szCs w:val="20"/>
          </w:rPr>
          <w:t>, Subregion</w:t>
        </w:r>
      </w:ins>
      <w:ins w:id="139" w:author="Author" w:date="2024-12-03T08:18:00Z">
        <w:r w:rsidRPr="00174718">
          <w:rPr>
            <w:rFonts w:ascii="Times New Roman" w:eastAsia="Times New Roman" w:hAnsi="Times New Roman" w:cs="Times New Roman"/>
            <w:sz w:val="24"/>
            <w:szCs w:val="20"/>
          </w:rPr>
          <w:t>al</w:t>
        </w:r>
      </w:ins>
      <w:ins w:id="140" w:author="Author" w:date="2024-11-13T08:00:00Z">
        <w:r w:rsidRPr="00174718">
          <w:rPr>
            <w:rFonts w:ascii="Times New Roman" w:eastAsia="Times New Roman" w:hAnsi="Times New Roman" w:cs="Times New Roman"/>
            <w:sz w:val="24"/>
            <w:szCs w:val="20"/>
          </w:rPr>
          <w:t xml:space="preserve"> Annual Transmission Revenue Requirements,</w:t>
        </w:r>
      </w:ins>
      <w:r w:rsidRPr="00174718">
        <w:rPr>
          <w:rFonts w:ascii="Times New Roman" w:eastAsia="Times New Roman" w:hAnsi="Times New Roman" w:cs="Times New Roman"/>
          <w:sz w:val="24"/>
          <w:szCs w:val="20"/>
        </w:rPr>
        <w:t xml:space="preserve"> and Region-wide Annual Transmission Revenue Requirement is shown in Table 3, Section 1 of Attachment H.</w:t>
      </w:r>
    </w:p>
    <w:p w14:paraId="5327052C"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B.</w:t>
      </w:r>
      <w:r w:rsidRPr="00174718">
        <w:rPr>
          <w:rFonts w:ascii="Times New Roman" w:eastAsia="Times New Roman" w:hAnsi="Times New Roman" w:cs="Times New Roman"/>
          <w:b/>
          <w:bCs/>
          <w:sz w:val="24"/>
          <w:szCs w:val="20"/>
        </w:rPr>
        <w:tab/>
        <w:t>Base Plan Zonal Charge to Resident Load</w:t>
      </w:r>
    </w:p>
    <w:p w14:paraId="1AFE4227"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The Network Customer and the Transmission Owner shall pay a monthly Base Plan Zonal Charge, which shall be determined by multiplying its Base Plan Zonal Load Ratio Share by one twelfth (1/12) of the Base Plan Zonal Annual Transmission Revenue Requirement specified in Attachment H less any amount reallocated in accordance with Section IV.A of Attachment J for each Zone in which the Network Customer’s or Transmission Owner’s Resident Load is physically located. Where a Network Customer has designated Network Load not physically interconnected with the Transmission System under Section 31.</w:t>
      </w:r>
      <w:del w:id="141" w:author="Marisa Choate" w:date="2025-02-10T10:21:00Z" w16du:dateUtc="2025-02-10T16:21:00Z">
        <w:r w:rsidRPr="00174718" w:rsidDel="00090380">
          <w:rPr>
            <w:rFonts w:ascii="Times New Roman" w:eastAsia="Times New Roman" w:hAnsi="Times New Roman" w:cs="Times New Roman"/>
            <w:sz w:val="24"/>
            <w:szCs w:val="20"/>
          </w:rPr>
          <w:delText>3</w:delText>
        </w:r>
      </w:del>
      <w:ins w:id="142" w:author="Marisa Choate" w:date="2025-02-10T10:21:00Z" w16du:dateUtc="2025-02-10T16:21:00Z">
        <w:r>
          <w:rPr>
            <w:rFonts w:ascii="Times New Roman" w:eastAsia="Times New Roman" w:hAnsi="Times New Roman" w:cs="Times New Roman"/>
            <w:sz w:val="24"/>
            <w:szCs w:val="20"/>
          </w:rPr>
          <w:t>4</w:t>
        </w:r>
      </w:ins>
      <w:r w:rsidRPr="00174718">
        <w:rPr>
          <w:rFonts w:ascii="Times New Roman" w:eastAsia="Times New Roman" w:hAnsi="Times New Roman" w:cs="Times New Roman"/>
          <w:sz w:val="24"/>
          <w:szCs w:val="20"/>
        </w:rPr>
        <w:t>, Network Customer shall pay a monthly Zonal Base Plan Charge, which shall be determined by multiplying its Base Plan Zonal Load Ratio Share by one twelfth (1/12) of the Base Plan Zonal Annual Transmission Revenue Requirement specified in Attachment H less any amount reallocated in accordance with Section IV.A of Attachment J  for the Zone that is the basis for charges under Schedule 11.</w:t>
      </w:r>
    </w:p>
    <w:p w14:paraId="273C8B7D"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1.</w:t>
      </w:r>
      <w:r w:rsidRPr="00174718">
        <w:rPr>
          <w:rFonts w:ascii="Times New Roman" w:eastAsia="Times New Roman" w:hAnsi="Times New Roman" w:cs="Times New Roman"/>
          <w:b/>
          <w:bCs/>
          <w:sz w:val="24"/>
          <w:szCs w:val="20"/>
        </w:rPr>
        <w:tab/>
        <w:t>Determination of Network Customer’s and Transmission Owner’s</w:t>
      </w: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b/>
          <w:bCs/>
          <w:sz w:val="24"/>
          <w:szCs w:val="20"/>
        </w:rPr>
        <w:t>Monthly Zonal Resident Load</w:t>
      </w:r>
    </w:p>
    <w:p w14:paraId="58C01286"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Network Customer's or Transmission Owner’s monthly zonal Resident Load is its integrated hourly load coincident with the monthly peak of the Zone where the Resident Load is physically located.  Where a Network Customer or Transmission Owner has Resident Load in more than one Zone, the monthly Resident Load will be determined separately for each Zone.  Where a Network Customer has designated Network Load not physically interconnected with the Transmission System under Section 31.</w:t>
      </w:r>
      <w:del w:id="143" w:author="Marisa Choate" w:date="2025-02-10T10:21:00Z" w16du:dateUtc="2025-02-10T16:21:00Z">
        <w:r w:rsidRPr="00174718" w:rsidDel="00090380">
          <w:rPr>
            <w:rFonts w:ascii="Times New Roman" w:eastAsia="Times New Roman" w:hAnsi="Times New Roman" w:cs="Times New Roman"/>
            <w:sz w:val="24"/>
            <w:szCs w:val="20"/>
          </w:rPr>
          <w:delText>3</w:delText>
        </w:r>
      </w:del>
      <w:ins w:id="144" w:author="Marisa Choate" w:date="2025-02-10T10:21:00Z" w16du:dateUtc="2025-02-10T16:21:00Z">
        <w:r>
          <w:rPr>
            <w:rFonts w:ascii="Times New Roman" w:eastAsia="Times New Roman" w:hAnsi="Times New Roman" w:cs="Times New Roman"/>
            <w:sz w:val="24"/>
            <w:szCs w:val="20"/>
          </w:rPr>
          <w:t>4</w:t>
        </w:r>
      </w:ins>
      <w:r w:rsidRPr="00174718">
        <w:rPr>
          <w:rFonts w:ascii="Times New Roman" w:eastAsia="Times New Roman" w:hAnsi="Times New Roman" w:cs="Times New Roman"/>
          <w:sz w:val="24"/>
          <w:szCs w:val="20"/>
        </w:rPr>
        <w:t>, the Network Customer's monthly Resident Load will be its hourly load coincident with the monthly peak of the Zone that is the basis for charges under Schedule 11.</w:t>
      </w:r>
    </w:p>
    <w:p w14:paraId="5B938FE5"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2.</w:t>
      </w:r>
      <w:r w:rsidRPr="00174718">
        <w:rPr>
          <w:rFonts w:ascii="Times New Roman" w:eastAsia="Times New Roman" w:hAnsi="Times New Roman" w:cs="Times New Roman"/>
          <w:b/>
          <w:bCs/>
          <w:sz w:val="24"/>
          <w:szCs w:val="20"/>
        </w:rPr>
        <w:tab/>
        <w:t>Determination of Network Customer’s and Transmission Owner’s Monthly Zonal Resident Load for Zone 10</w:t>
      </w:r>
    </w:p>
    <w:p w14:paraId="47042FA3"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Network Customer's or Transmission Owner’s monthly zonal Resident Load shall be calculated in accordance with Section B.1 of this Schedule 11; except that the Network Customer’s monthly zonal Resident Load shall be reduced by the Federal-Power Southwestern as identified in Section 34.9 of this Tariff.</w:t>
      </w:r>
    </w:p>
    <w:p w14:paraId="06A46C31"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3.</w:t>
      </w:r>
      <w:r w:rsidRPr="00174718">
        <w:rPr>
          <w:rFonts w:ascii="Times New Roman" w:eastAsia="Times New Roman" w:hAnsi="Times New Roman" w:cs="Times New Roman"/>
          <w:b/>
          <w:bCs/>
          <w:sz w:val="24"/>
          <w:szCs w:val="20"/>
        </w:rPr>
        <w:tab/>
        <w:t>Determination of Transmission Provider’s Monthly Zone Transmission Load</w:t>
      </w:r>
    </w:p>
    <w:p w14:paraId="6CD73D75"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The Transmission Provider's monthly Transmission System load shall be determined in accordance with Section 34.5 of this Tariff.</w:t>
      </w:r>
    </w:p>
    <w:p w14:paraId="185DB169"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bookmarkStart w:id="145" w:name="_Hlk184113489"/>
      <w:r w:rsidRPr="00174718">
        <w:rPr>
          <w:rFonts w:ascii="Times New Roman" w:eastAsia="Times New Roman" w:hAnsi="Times New Roman" w:cs="Times New Roman"/>
          <w:b/>
          <w:sz w:val="24"/>
          <w:szCs w:val="20"/>
        </w:rPr>
        <w:t>C.</w:t>
      </w:r>
      <w:r w:rsidRPr="00174718">
        <w:rPr>
          <w:rFonts w:ascii="Times New Roman" w:eastAsia="Times New Roman" w:hAnsi="Times New Roman" w:cs="Times New Roman"/>
          <w:b/>
          <w:sz w:val="24"/>
          <w:szCs w:val="20"/>
        </w:rPr>
        <w:tab/>
        <w:t>Region-wide Charge to Resident Load</w:t>
      </w:r>
    </w:p>
    <w:p w14:paraId="5D6BBF04"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Network Customers and Transmission Owners shall pay a monthly Region-wide Charge, which shall be determined as (i) the product of its Region-wide Load Ratio Share applicable to Section I, Table 2-A of Attachment H and one twelfth (1/12) of the Region-wide Annual Transmission Revenue Requirement specified in Section I, Table 2-A of Attachment H, plus (ii) the product of its Region-wide Load Ratio Share applicable to Section I, Table 2-B of Attachment H and one twelfth (1/12) of the Region-wide Annual Transmission Revenue Requirement specified in Section I, Table 2-B of Attachment H.  </w:t>
      </w:r>
    </w:p>
    <w:p w14:paraId="098BED4C"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1.</w:t>
      </w:r>
      <w:r w:rsidRPr="00174718">
        <w:rPr>
          <w:rFonts w:ascii="Times New Roman" w:eastAsia="Times New Roman" w:hAnsi="Times New Roman" w:cs="Times New Roman"/>
          <w:b/>
          <w:bCs/>
          <w:sz w:val="24"/>
          <w:szCs w:val="20"/>
        </w:rPr>
        <w:tab/>
        <w:t>Determination of Network Customer’s and Transmission Owner’s</w:t>
      </w: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b/>
          <w:bCs/>
          <w:sz w:val="24"/>
          <w:szCs w:val="20"/>
        </w:rPr>
        <w:t>Monthly Regional Resident Load in Zones 1 through 9 and 11 through 18</w:t>
      </w:r>
    </w:p>
    <w:p w14:paraId="581B4537"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For Zones 1 through 9 and 11 through 18, the Network Customer's or Transmission Owner’s monthly regional Resident Load is the sum of its monthly zonal Resident Load for each Zone, where the monthly zonal Resident Load is determined separately for each Zone coincident with the monthly peak of the Zone in accordance with Section II.B.1. </w:t>
      </w:r>
    </w:p>
    <w:p w14:paraId="293B2932"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2.</w:t>
      </w:r>
      <w:r w:rsidRPr="00174718">
        <w:rPr>
          <w:rFonts w:ascii="Times New Roman" w:eastAsia="Times New Roman" w:hAnsi="Times New Roman" w:cs="Times New Roman"/>
          <w:b/>
          <w:bCs/>
          <w:sz w:val="24"/>
          <w:szCs w:val="20"/>
        </w:rPr>
        <w:tab/>
        <w:t>Determination of Network Customer’s and Transmission Owner’s Monthly Regional Load in Zone 19</w:t>
      </w:r>
    </w:p>
    <w:p w14:paraId="5DA83150" w14:textId="77777777" w:rsidR="00BF5323" w:rsidRPr="00174718" w:rsidRDefault="00BF5323" w:rsidP="00BF5323">
      <w:pPr>
        <w:tabs>
          <w:tab w:val="clear" w:pos="2431"/>
        </w:tabs>
        <w:spacing w:after="12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For application of the Region-wide Charge under this Schedule 11, the Network Customer’s or Transmission Owner’s load for Zone 19 shall be the integrated hourly load coincident with the monthly peak of Zone 19 calculated in accordance with Section II.B.1 less: (i) load in the Western Interconnection to the extent that such load is served only by resources in the Western Interconnection, and (ii) service provided under the Western-UGP Federal Service Exemption.</w:t>
      </w:r>
    </w:p>
    <w:p w14:paraId="1878B536"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3.</w:t>
      </w:r>
      <w:r w:rsidRPr="00174718">
        <w:rPr>
          <w:rFonts w:ascii="Times New Roman" w:eastAsia="Times New Roman" w:hAnsi="Times New Roman" w:cs="Times New Roman"/>
          <w:b/>
          <w:bCs/>
          <w:sz w:val="24"/>
          <w:szCs w:val="20"/>
        </w:rPr>
        <w:tab/>
        <w:t>Determination of Network Customer’s and Transmission Owner’s Monthly Regional Load in Zone 10</w:t>
      </w:r>
    </w:p>
    <w:p w14:paraId="69CCA8B7" w14:textId="77777777" w:rsidR="00BF5323" w:rsidRPr="00174718" w:rsidRDefault="00BF5323" w:rsidP="00BF5323">
      <w:pPr>
        <w:tabs>
          <w:tab w:val="clear" w:pos="2431"/>
        </w:tabs>
        <w:spacing w:after="12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For application of the Region-wide Charge under this Schedule 11, the Network Customer’s or Transmission Owner’s load for Zone 10 shall be the integrated hourly load coincident with the monthly peak of Zone 10 calculated in accordance with Section II.B.2.</w:t>
      </w:r>
    </w:p>
    <w:p w14:paraId="6B7154FC"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lastRenderedPageBreak/>
        <w:t>4.</w:t>
      </w:r>
      <w:r w:rsidRPr="00174718">
        <w:rPr>
          <w:rFonts w:ascii="Times New Roman" w:eastAsia="Times New Roman" w:hAnsi="Times New Roman" w:cs="Times New Roman"/>
          <w:b/>
          <w:bCs/>
          <w:sz w:val="24"/>
          <w:szCs w:val="20"/>
        </w:rPr>
        <w:tab/>
        <w:t>Determination of Transmission Provider’s Monthly Regional Transmission System Load</w:t>
      </w:r>
    </w:p>
    <w:p w14:paraId="75D645F3"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Transmission Provider's monthly regional Transmission System load is the sum of the monthly Zone transmission load for each Zone, where the monthly zone transmission load for each Zone is determined on a non-coincident basis in accordance with Section II.B.2, but with (a) Zone 19 load modified in accordance with Section II.C.2 and (b) Zone 10 load modified in accordance with Section II.C.3.</w:t>
      </w:r>
    </w:p>
    <w:bookmarkEnd w:id="145"/>
    <w:p w14:paraId="3846659A"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 xml:space="preserve">D. </w:t>
      </w:r>
      <w:r w:rsidRPr="00174718">
        <w:rPr>
          <w:rFonts w:ascii="Times New Roman" w:eastAsia="Times New Roman" w:hAnsi="Times New Roman" w:cs="Times New Roman"/>
          <w:b/>
          <w:bCs/>
          <w:sz w:val="24"/>
          <w:szCs w:val="20"/>
        </w:rPr>
        <w:tab/>
        <w:t>Special Provision for Non-Federal Service Exemption service to Western-UGP’s Statutory Load Obligations</w:t>
      </w:r>
    </w:p>
    <w:p w14:paraId="7FB49531" w14:textId="77777777" w:rsidR="00BF5323" w:rsidRPr="00174718" w:rsidRDefault="00BF5323" w:rsidP="00BF5323">
      <w:pPr>
        <w:tabs>
          <w:tab w:val="clear" w:pos="2431"/>
        </w:tabs>
        <w:spacing w:after="0" w:line="360" w:lineRule="auto"/>
        <w:ind w:left="1440" w:firstLine="720"/>
        <w:jc w:val="both"/>
        <w:rPr>
          <w:ins w:id="146" w:author="Author" w:date="2024-11-13T08:01:00Z" w16du:dateUtc="2024-11-13T14:01:00Z"/>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Western-UGP’s Statutory Load Obligations ordinarily served by Federal Power Western-UGP, may be served on occasion from resources where the Western-UGP Federal Service Exemption from Schedule 11 Region-wide Charges is not applicable. In any such instance, Region-wide Charges will be applied as calculated pursuant to Sections III.C.1.a and III.C.3 of this Schedule 11.</w:t>
      </w:r>
    </w:p>
    <w:p w14:paraId="4DCC673F" w14:textId="77777777" w:rsidR="00BF5323" w:rsidRPr="00174718" w:rsidRDefault="00BF5323" w:rsidP="00BF5323">
      <w:pPr>
        <w:tabs>
          <w:tab w:val="clear" w:pos="2431"/>
        </w:tabs>
        <w:spacing w:after="0" w:line="360" w:lineRule="auto"/>
        <w:jc w:val="both"/>
        <w:rPr>
          <w:ins w:id="147" w:author="Author" w:date="2024-11-13T08:25:00Z" w16du:dateUtc="2024-11-13T14:25:00Z"/>
          <w:rFonts w:ascii="Times New Roman" w:eastAsia="Times New Roman" w:hAnsi="Times New Roman" w:cs="Times New Roman"/>
          <w:b/>
          <w:bCs/>
          <w:sz w:val="24"/>
          <w:szCs w:val="20"/>
        </w:rPr>
      </w:pPr>
      <w:ins w:id="148" w:author="Author" w:date="2024-11-13T08:01:00Z" w16du:dateUtc="2024-11-13T14:01:00Z">
        <w:r w:rsidRPr="00174718">
          <w:rPr>
            <w:rFonts w:ascii="Times New Roman" w:eastAsia="Times New Roman" w:hAnsi="Times New Roman" w:cs="Times New Roman"/>
            <w:b/>
            <w:bCs/>
            <w:sz w:val="24"/>
            <w:szCs w:val="20"/>
          </w:rPr>
          <w:tab/>
          <w:t>E.</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Subregion</w:t>
        </w:r>
      </w:ins>
      <w:ins w:id="149" w:author="Author" w:date="2024-12-03T08:18:00Z" w16du:dateUtc="2024-12-03T14:18:00Z">
        <w:r w:rsidRPr="00174718">
          <w:rPr>
            <w:rFonts w:ascii="Times New Roman" w:eastAsia="Times New Roman" w:hAnsi="Times New Roman" w:cs="Times New Roman"/>
            <w:b/>
            <w:bCs/>
            <w:sz w:val="24"/>
            <w:szCs w:val="20"/>
          </w:rPr>
          <w:t>al</w:t>
        </w:r>
      </w:ins>
      <w:ins w:id="150" w:author="Author" w:date="2024-11-13T08:01:00Z" w16du:dateUtc="2024-11-13T14:01:00Z">
        <w:r w:rsidRPr="00174718">
          <w:rPr>
            <w:rFonts w:ascii="Times New Roman" w:eastAsia="Times New Roman" w:hAnsi="Times New Roman" w:cs="Times New Roman"/>
            <w:b/>
            <w:bCs/>
            <w:sz w:val="24"/>
            <w:szCs w:val="20"/>
          </w:rPr>
          <w:t xml:space="preserve"> Charge to Resi</w:t>
        </w:r>
      </w:ins>
      <w:ins w:id="151" w:author="Author" w:date="2024-11-13T08:02:00Z" w16du:dateUtc="2024-11-13T14:02:00Z">
        <w:r w:rsidRPr="00174718">
          <w:rPr>
            <w:rFonts w:ascii="Times New Roman" w:eastAsia="Times New Roman" w:hAnsi="Times New Roman" w:cs="Times New Roman"/>
            <w:b/>
            <w:bCs/>
            <w:sz w:val="24"/>
            <w:szCs w:val="20"/>
          </w:rPr>
          <w:t>dent Load</w:t>
        </w:r>
      </w:ins>
    </w:p>
    <w:p w14:paraId="35A1ABD6" w14:textId="77777777" w:rsidR="00BF5323" w:rsidRPr="00174718" w:rsidRDefault="00BF5323" w:rsidP="00BF5323">
      <w:pPr>
        <w:tabs>
          <w:tab w:val="clear" w:pos="2431"/>
        </w:tabs>
        <w:spacing w:after="0" w:line="360" w:lineRule="auto"/>
        <w:ind w:left="1440" w:firstLine="720"/>
        <w:jc w:val="both"/>
        <w:rPr>
          <w:ins w:id="152" w:author="Author" w:date="2024-11-13T08:25:00Z" w16du:dateUtc="2024-11-13T14:25:00Z"/>
          <w:rFonts w:ascii="Times New Roman" w:eastAsia="Times New Roman" w:hAnsi="Times New Roman" w:cs="Times New Roman"/>
          <w:sz w:val="24"/>
          <w:szCs w:val="20"/>
        </w:rPr>
      </w:pPr>
      <w:ins w:id="153" w:author="Author" w:date="2024-11-13T08:25:00Z" w16du:dateUtc="2024-11-13T14:25:00Z">
        <w:r w:rsidRPr="00174718">
          <w:rPr>
            <w:rFonts w:ascii="Times New Roman" w:eastAsia="Times New Roman" w:hAnsi="Times New Roman" w:cs="Times New Roman"/>
            <w:sz w:val="24"/>
            <w:szCs w:val="20"/>
          </w:rPr>
          <w:t xml:space="preserve">The </w:t>
        </w:r>
        <w:commentRangeStart w:id="154"/>
        <w:r w:rsidRPr="00174718">
          <w:rPr>
            <w:rFonts w:ascii="Times New Roman" w:eastAsia="Times New Roman" w:hAnsi="Times New Roman" w:cs="Times New Roman"/>
            <w:sz w:val="24"/>
            <w:szCs w:val="20"/>
          </w:rPr>
          <w:t xml:space="preserve">Network Customer and the Transmission Owner </w:t>
        </w:r>
      </w:ins>
      <w:commentRangeEnd w:id="154"/>
      <w:r w:rsidR="00AE4904">
        <w:rPr>
          <w:rStyle w:val="CommentReference"/>
        </w:rPr>
        <w:commentReference w:id="154"/>
      </w:r>
      <w:ins w:id="155" w:author="Author" w:date="2024-11-13T08:25:00Z" w16du:dateUtc="2024-11-13T14:25:00Z">
        <w:r w:rsidRPr="00174718">
          <w:rPr>
            <w:rFonts w:ascii="Times New Roman" w:eastAsia="Times New Roman" w:hAnsi="Times New Roman" w:cs="Times New Roman"/>
            <w:sz w:val="24"/>
            <w:szCs w:val="20"/>
          </w:rPr>
          <w:t xml:space="preserve">shall pay a monthly </w:t>
        </w:r>
      </w:ins>
      <w:ins w:id="156" w:author="Author" w:date="2024-11-13T08:26:00Z" w16du:dateUtc="2024-11-13T14:26:00Z">
        <w:r w:rsidRPr="00174718">
          <w:rPr>
            <w:rFonts w:ascii="Times New Roman" w:eastAsia="Times New Roman" w:hAnsi="Times New Roman" w:cs="Times New Roman"/>
            <w:sz w:val="24"/>
            <w:szCs w:val="20"/>
          </w:rPr>
          <w:t>Subregion</w:t>
        </w:r>
      </w:ins>
      <w:ins w:id="157" w:author="Author" w:date="2024-12-03T08:18:00Z" w16du:dateUtc="2024-12-03T14:18:00Z">
        <w:r w:rsidRPr="00174718">
          <w:rPr>
            <w:rFonts w:ascii="Times New Roman" w:eastAsia="Times New Roman" w:hAnsi="Times New Roman" w:cs="Times New Roman"/>
            <w:sz w:val="24"/>
            <w:szCs w:val="20"/>
          </w:rPr>
          <w:t>al</w:t>
        </w:r>
      </w:ins>
      <w:ins w:id="158" w:author="Author" w:date="2024-11-13T08:25:00Z">
        <w:r w:rsidRPr="00174718">
          <w:rPr>
            <w:rFonts w:ascii="Times New Roman" w:eastAsia="Times New Roman" w:hAnsi="Times New Roman" w:cs="Times New Roman"/>
            <w:sz w:val="24"/>
            <w:szCs w:val="20"/>
          </w:rPr>
          <w:t xml:space="preserve"> Charge, which shall be determined by multiplying its </w:t>
        </w:r>
      </w:ins>
      <w:ins w:id="159" w:author="Charles Locke" w:date="2025-02-05T12:56:00Z" w16du:dateUtc="2025-02-05T18:56:00Z">
        <w:r w:rsidRPr="00174718">
          <w:rPr>
            <w:rFonts w:ascii="Times New Roman" w:eastAsia="Times New Roman" w:hAnsi="Times New Roman" w:cs="Times New Roman"/>
            <w:sz w:val="24"/>
            <w:szCs w:val="20"/>
          </w:rPr>
          <w:t xml:space="preserve">applicable </w:t>
        </w:r>
      </w:ins>
      <w:ins w:id="160" w:author="Author" w:date="2024-11-13T08:26:00Z" w16du:dateUtc="2024-11-13T14:26:00Z">
        <w:r w:rsidRPr="00174718">
          <w:rPr>
            <w:rFonts w:ascii="Times New Roman" w:eastAsia="Times New Roman" w:hAnsi="Times New Roman" w:cs="Times New Roman"/>
            <w:sz w:val="24"/>
            <w:szCs w:val="20"/>
          </w:rPr>
          <w:t>Subregion</w:t>
        </w:r>
      </w:ins>
      <w:ins w:id="161" w:author="Charles Locke" w:date="2025-01-08T18:37:00Z" w16du:dateUtc="2025-01-09T00:37:00Z">
        <w:r w:rsidRPr="00174718">
          <w:rPr>
            <w:rFonts w:ascii="Times New Roman" w:eastAsia="Times New Roman" w:hAnsi="Times New Roman" w:cs="Times New Roman"/>
            <w:sz w:val="24"/>
            <w:szCs w:val="20"/>
          </w:rPr>
          <w:t>al</w:t>
        </w:r>
      </w:ins>
      <w:ins w:id="162" w:author="Author" w:date="2024-11-13T08:26:00Z" w16du:dateUtc="2024-11-13T14:26:00Z">
        <w:r w:rsidRPr="00174718">
          <w:rPr>
            <w:rFonts w:ascii="Times New Roman" w:eastAsia="Times New Roman" w:hAnsi="Times New Roman" w:cs="Times New Roman"/>
            <w:sz w:val="24"/>
            <w:szCs w:val="20"/>
          </w:rPr>
          <w:t xml:space="preserve"> </w:t>
        </w:r>
      </w:ins>
      <w:ins w:id="163" w:author="Author" w:date="2024-11-13T08:25:00Z">
        <w:r w:rsidRPr="00174718">
          <w:rPr>
            <w:rFonts w:ascii="Times New Roman" w:eastAsia="Times New Roman" w:hAnsi="Times New Roman" w:cs="Times New Roman"/>
            <w:sz w:val="24"/>
            <w:szCs w:val="20"/>
          </w:rPr>
          <w:t xml:space="preserve">Load Ratio Share by one twelfth (1/12) of the </w:t>
        </w:r>
      </w:ins>
      <w:ins w:id="164" w:author="Author" w:date="2024-11-13T08:29:00Z" w16du:dateUtc="2024-11-13T14:29:00Z">
        <w:r w:rsidRPr="00174718">
          <w:rPr>
            <w:rFonts w:ascii="Times New Roman" w:eastAsia="Times New Roman" w:hAnsi="Times New Roman" w:cs="Times New Roman"/>
            <w:sz w:val="24"/>
            <w:szCs w:val="20"/>
          </w:rPr>
          <w:t>Subregion</w:t>
        </w:r>
      </w:ins>
      <w:ins w:id="165" w:author="Author" w:date="2024-12-03T08:18:00Z" w16du:dateUtc="2024-12-03T14:18:00Z">
        <w:r w:rsidRPr="00174718">
          <w:rPr>
            <w:rFonts w:ascii="Times New Roman" w:eastAsia="Times New Roman" w:hAnsi="Times New Roman" w:cs="Times New Roman"/>
            <w:sz w:val="24"/>
            <w:szCs w:val="20"/>
          </w:rPr>
          <w:t>al</w:t>
        </w:r>
      </w:ins>
      <w:ins w:id="166" w:author="Author" w:date="2024-11-13T08:25:00Z" w16du:dateUtc="2024-11-13T14:25:00Z">
        <w:r w:rsidRPr="00174718">
          <w:rPr>
            <w:rFonts w:ascii="Times New Roman" w:eastAsia="Times New Roman" w:hAnsi="Times New Roman" w:cs="Times New Roman"/>
            <w:sz w:val="24"/>
            <w:szCs w:val="20"/>
          </w:rPr>
          <w:t xml:space="preserve"> Annual Transmission Revenue Requirement specified in </w:t>
        </w:r>
      </w:ins>
      <w:ins w:id="167" w:author="Charles Locke" w:date="2025-02-05T12:58:00Z" w16du:dateUtc="2025-02-05T18:58:00Z">
        <w:r w:rsidRPr="00174718">
          <w:rPr>
            <w:rFonts w:ascii="Times New Roman" w:eastAsia="Times New Roman" w:hAnsi="Times New Roman" w:cs="Times New Roman"/>
            <w:sz w:val="24"/>
            <w:szCs w:val="20"/>
          </w:rPr>
          <w:t>Section I, Table 1</w:t>
        </w:r>
      </w:ins>
      <w:ins w:id="168" w:author="Charles Locke" w:date="2025-02-05T13:00:00Z" w16du:dateUtc="2025-02-05T19:00:00Z">
        <w:r w:rsidRPr="00174718">
          <w:rPr>
            <w:rFonts w:ascii="Times New Roman" w:eastAsia="Times New Roman" w:hAnsi="Times New Roman" w:cs="Times New Roman"/>
            <w:sz w:val="24"/>
            <w:szCs w:val="20"/>
          </w:rPr>
          <w:t>-A</w:t>
        </w:r>
      </w:ins>
      <w:ins w:id="169" w:author="Charles Locke" w:date="2025-02-05T12:58:00Z" w16du:dateUtc="2025-02-05T18:58:00Z">
        <w:r w:rsidRPr="00174718">
          <w:rPr>
            <w:rFonts w:ascii="Times New Roman" w:eastAsia="Times New Roman" w:hAnsi="Times New Roman" w:cs="Times New Roman"/>
            <w:sz w:val="24"/>
            <w:szCs w:val="20"/>
          </w:rPr>
          <w:t xml:space="preserve"> of </w:t>
        </w:r>
      </w:ins>
      <w:ins w:id="170" w:author="Author" w:date="2024-11-13T08:25:00Z" w16du:dateUtc="2024-11-13T14:25:00Z">
        <w:r w:rsidRPr="00174718">
          <w:rPr>
            <w:rFonts w:ascii="Times New Roman" w:eastAsia="Times New Roman" w:hAnsi="Times New Roman" w:cs="Times New Roman"/>
            <w:sz w:val="24"/>
            <w:szCs w:val="20"/>
          </w:rPr>
          <w:t xml:space="preserve">Attachment H for each </w:t>
        </w:r>
      </w:ins>
      <w:ins w:id="171" w:author="Author" w:date="2024-11-13T08:29:00Z" w16du:dateUtc="2024-11-13T14:29:00Z">
        <w:r w:rsidRPr="00174718">
          <w:rPr>
            <w:rFonts w:ascii="Times New Roman" w:eastAsia="Times New Roman" w:hAnsi="Times New Roman" w:cs="Times New Roman"/>
            <w:sz w:val="24"/>
            <w:szCs w:val="20"/>
          </w:rPr>
          <w:t xml:space="preserve">Subregion </w:t>
        </w:r>
      </w:ins>
      <w:ins w:id="172" w:author="Author" w:date="2024-11-13T08:25:00Z">
        <w:r w:rsidRPr="00174718">
          <w:rPr>
            <w:rFonts w:ascii="Times New Roman" w:eastAsia="Times New Roman" w:hAnsi="Times New Roman" w:cs="Times New Roman"/>
            <w:sz w:val="24"/>
            <w:szCs w:val="20"/>
          </w:rPr>
          <w:t>in which the Network Customer’s or Transmission Owner’s Resident Load is physically located. Where a Network Customer has designated Network Load not physically interconnected with the Transmission System under Section 31.</w:t>
        </w:r>
      </w:ins>
      <w:ins w:id="173" w:author="Marisa Choate" w:date="2025-02-10T10:21:00Z" w16du:dateUtc="2025-02-10T16:21:00Z">
        <w:r>
          <w:rPr>
            <w:rFonts w:ascii="Times New Roman" w:eastAsia="Times New Roman" w:hAnsi="Times New Roman" w:cs="Times New Roman"/>
            <w:sz w:val="24"/>
            <w:szCs w:val="20"/>
          </w:rPr>
          <w:t>4</w:t>
        </w:r>
      </w:ins>
      <w:ins w:id="174" w:author="Author" w:date="2024-11-13T08:25:00Z">
        <w:r w:rsidRPr="00174718">
          <w:rPr>
            <w:rFonts w:ascii="Times New Roman" w:eastAsia="Times New Roman" w:hAnsi="Times New Roman" w:cs="Times New Roman"/>
            <w:sz w:val="24"/>
            <w:szCs w:val="20"/>
          </w:rPr>
          <w:t xml:space="preserve">, Network Customer shall pay a monthly </w:t>
        </w:r>
      </w:ins>
      <w:ins w:id="175" w:author="Author" w:date="2024-11-13T08:29:00Z" w16du:dateUtc="2024-11-13T14:29:00Z">
        <w:r w:rsidRPr="00174718">
          <w:rPr>
            <w:rFonts w:ascii="Times New Roman" w:eastAsia="Times New Roman" w:hAnsi="Times New Roman" w:cs="Times New Roman"/>
            <w:sz w:val="24"/>
            <w:szCs w:val="20"/>
          </w:rPr>
          <w:t>Subregional</w:t>
        </w:r>
      </w:ins>
      <w:ins w:id="176" w:author="Author" w:date="2024-11-13T08:25:00Z">
        <w:r w:rsidRPr="00174718">
          <w:rPr>
            <w:rFonts w:ascii="Times New Roman" w:eastAsia="Times New Roman" w:hAnsi="Times New Roman" w:cs="Times New Roman"/>
            <w:sz w:val="24"/>
            <w:szCs w:val="20"/>
          </w:rPr>
          <w:t xml:space="preserve"> Charge, which shall be determined by multiplying its </w:t>
        </w:r>
      </w:ins>
      <w:ins w:id="177" w:author="Charles Locke" w:date="2025-02-05T12:56:00Z" w16du:dateUtc="2025-02-05T18:56:00Z">
        <w:r w:rsidRPr="00174718">
          <w:rPr>
            <w:rFonts w:ascii="Times New Roman" w:eastAsia="Times New Roman" w:hAnsi="Times New Roman" w:cs="Times New Roman"/>
            <w:sz w:val="24"/>
            <w:szCs w:val="20"/>
          </w:rPr>
          <w:t xml:space="preserve">applicable </w:t>
        </w:r>
      </w:ins>
      <w:ins w:id="178" w:author="Author" w:date="2024-11-13T08:30:00Z" w16du:dateUtc="2024-11-13T14:30:00Z">
        <w:r w:rsidRPr="00174718">
          <w:rPr>
            <w:rFonts w:ascii="Times New Roman" w:eastAsia="Times New Roman" w:hAnsi="Times New Roman" w:cs="Times New Roman"/>
            <w:sz w:val="24"/>
            <w:szCs w:val="20"/>
          </w:rPr>
          <w:t>Subregion</w:t>
        </w:r>
      </w:ins>
      <w:ins w:id="179" w:author="Author" w:date="2024-12-03T08:19:00Z" w16du:dateUtc="2024-12-03T14:19:00Z">
        <w:r w:rsidRPr="00174718">
          <w:rPr>
            <w:rFonts w:ascii="Times New Roman" w:eastAsia="Times New Roman" w:hAnsi="Times New Roman" w:cs="Times New Roman"/>
            <w:sz w:val="24"/>
            <w:szCs w:val="20"/>
          </w:rPr>
          <w:t>al</w:t>
        </w:r>
      </w:ins>
      <w:ins w:id="180" w:author="Author" w:date="2024-11-13T08:25:00Z">
        <w:r w:rsidRPr="00174718">
          <w:rPr>
            <w:rFonts w:ascii="Times New Roman" w:eastAsia="Times New Roman" w:hAnsi="Times New Roman" w:cs="Times New Roman"/>
            <w:sz w:val="24"/>
            <w:szCs w:val="20"/>
          </w:rPr>
          <w:t xml:space="preserve"> Load Ratio Share by one twelfth (1/12) of the </w:t>
        </w:r>
      </w:ins>
      <w:ins w:id="181" w:author="Author" w:date="2024-11-13T08:30:00Z" w16du:dateUtc="2024-11-13T14:30:00Z">
        <w:r w:rsidRPr="00174718">
          <w:rPr>
            <w:rFonts w:ascii="Times New Roman" w:eastAsia="Times New Roman" w:hAnsi="Times New Roman" w:cs="Times New Roman"/>
            <w:sz w:val="24"/>
            <w:szCs w:val="20"/>
          </w:rPr>
          <w:t>Subregion</w:t>
        </w:r>
      </w:ins>
      <w:ins w:id="182" w:author="Author" w:date="2024-12-03T08:19:00Z" w16du:dateUtc="2024-12-03T14:19:00Z">
        <w:r w:rsidRPr="00174718">
          <w:rPr>
            <w:rFonts w:ascii="Times New Roman" w:eastAsia="Times New Roman" w:hAnsi="Times New Roman" w:cs="Times New Roman"/>
            <w:sz w:val="24"/>
            <w:szCs w:val="20"/>
          </w:rPr>
          <w:t>al</w:t>
        </w:r>
      </w:ins>
      <w:ins w:id="183" w:author="Author" w:date="2024-11-13T08:25:00Z" w16du:dateUtc="2024-11-13T14:25:00Z">
        <w:r w:rsidRPr="00174718">
          <w:rPr>
            <w:rFonts w:ascii="Times New Roman" w:eastAsia="Times New Roman" w:hAnsi="Times New Roman" w:cs="Times New Roman"/>
            <w:sz w:val="24"/>
            <w:szCs w:val="20"/>
          </w:rPr>
          <w:t xml:space="preserve"> Annual Transmission Revenue Requirement specified in </w:t>
        </w:r>
      </w:ins>
      <w:ins w:id="184" w:author="Charles Locke" w:date="2025-02-05T12:58:00Z" w16du:dateUtc="2025-02-05T18:58:00Z">
        <w:r w:rsidRPr="00174718">
          <w:rPr>
            <w:rFonts w:ascii="Times New Roman" w:eastAsia="Times New Roman" w:hAnsi="Times New Roman" w:cs="Times New Roman"/>
            <w:sz w:val="24"/>
            <w:szCs w:val="20"/>
          </w:rPr>
          <w:t>Section I, Table 1</w:t>
        </w:r>
      </w:ins>
      <w:ins w:id="185" w:author="Charles Locke" w:date="2025-02-05T13:00:00Z" w16du:dateUtc="2025-02-05T19:00:00Z">
        <w:r w:rsidRPr="00174718">
          <w:rPr>
            <w:rFonts w:ascii="Times New Roman" w:eastAsia="Times New Roman" w:hAnsi="Times New Roman" w:cs="Times New Roman"/>
            <w:sz w:val="24"/>
            <w:szCs w:val="20"/>
          </w:rPr>
          <w:t>-A</w:t>
        </w:r>
      </w:ins>
      <w:ins w:id="186" w:author="Charles Locke" w:date="2025-02-05T12:58:00Z" w16du:dateUtc="2025-02-05T18:58:00Z">
        <w:r w:rsidRPr="00174718">
          <w:rPr>
            <w:rFonts w:ascii="Times New Roman" w:eastAsia="Times New Roman" w:hAnsi="Times New Roman" w:cs="Times New Roman"/>
            <w:sz w:val="24"/>
            <w:szCs w:val="20"/>
          </w:rPr>
          <w:t xml:space="preserve"> of </w:t>
        </w:r>
      </w:ins>
      <w:ins w:id="187" w:author="Author" w:date="2024-11-13T08:25:00Z" w16du:dateUtc="2024-11-13T14:25:00Z">
        <w:r w:rsidRPr="00174718">
          <w:rPr>
            <w:rFonts w:ascii="Times New Roman" w:eastAsia="Times New Roman" w:hAnsi="Times New Roman" w:cs="Times New Roman"/>
            <w:sz w:val="24"/>
            <w:szCs w:val="20"/>
          </w:rPr>
          <w:t xml:space="preserve">Attachment H for the </w:t>
        </w:r>
      </w:ins>
      <w:ins w:id="188" w:author="Author" w:date="2024-11-13T08:30:00Z" w16du:dateUtc="2024-11-13T14:30:00Z">
        <w:r w:rsidRPr="00174718">
          <w:rPr>
            <w:rFonts w:ascii="Times New Roman" w:eastAsia="Times New Roman" w:hAnsi="Times New Roman" w:cs="Times New Roman"/>
            <w:sz w:val="24"/>
            <w:szCs w:val="20"/>
          </w:rPr>
          <w:t>Subregion</w:t>
        </w:r>
      </w:ins>
      <w:ins w:id="189" w:author="Author" w:date="2024-11-13T08:25:00Z" w16du:dateUtc="2024-11-13T14:25:00Z">
        <w:r w:rsidRPr="00174718">
          <w:rPr>
            <w:rFonts w:ascii="Times New Roman" w:eastAsia="Times New Roman" w:hAnsi="Times New Roman" w:cs="Times New Roman"/>
            <w:sz w:val="24"/>
            <w:szCs w:val="20"/>
          </w:rPr>
          <w:t xml:space="preserve"> that is the basis for charges under Schedule 11.</w:t>
        </w:r>
      </w:ins>
    </w:p>
    <w:p w14:paraId="164A0351" w14:textId="77777777" w:rsidR="00BF5323" w:rsidRPr="00174718" w:rsidRDefault="00BF5323" w:rsidP="00BF5323">
      <w:pPr>
        <w:tabs>
          <w:tab w:val="clear" w:pos="2431"/>
        </w:tabs>
        <w:spacing w:after="120"/>
        <w:ind w:left="2160" w:hanging="720"/>
        <w:jc w:val="both"/>
        <w:rPr>
          <w:ins w:id="190" w:author="Author" w:date="2024-11-13T08:25:00Z" w16du:dateUtc="2024-11-13T14:25:00Z"/>
          <w:rFonts w:ascii="Times New Roman" w:eastAsia="Times New Roman" w:hAnsi="Times New Roman" w:cs="Times New Roman"/>
          <w:b/>
          <w:bCs/>
          <w:sz w:val="24"/>
          <w:szCs w:val="20"/>
        </w:rPr>
      </w:pPr>
      <w:ins w:id="191" w:author="Author" w:date="2024-11-13T08:25:00Z">
        <w:r w:rsidRPr="00174718">
          <w:rPr>
            <w:rFonts w:ascii="Times New Roman" w:eastAsia="Times New Roman" w:hAnsi="Times New Roman" w:cs="Times New Roman"/>
            <w:b/>
            <w:bCs/>
            <w:sz w:val="24"/>
            <w:szCs w:val="20"/>
          </w:rPr>
          <w:t>1.</w:t>
        </w:r>
        <w:r w:rsidRPr="00174718" w:rsidDel="00111D21">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Determination of Network Customer’s and Transmission Owner’s</w:t>
        </w: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b/>
            <w:bCs/>
            <w:sz w:val="24"/>
            <w:szCs w:val="20"/>
          </w:rPr>
          <w:t xml:space="preserve">Monthly </w:t>
        </w:r>
      </w:ins>
      <w:ins w:id="192" w:author="Author" w:date="2024-12-02T10:32:00Z">
        <w:r w:rsidRPr="00174718">
          <w:rPr>
            <w:rFonts w:ascii="Times New Roman" w:eastAsia="Times New Roman" w:hAnsi="Times New Roman" w:cs="Times New Roman"/>
            <w:b/>
            <w:bCs/>
            <w:sz w:val="24"/>
            <w:szCs w:val="20"/>
          </w:rPr>
          <w:t xml:space="preserve">Subregional </w:t>
        </w:r>
      </w:ins>
      <w:ins w:id="193" w:author="Author" w:date="2024-11-13T08:25:00Z">
        <w:r w:rsidRPr="00174718">
          <w:rPr>
            <w:rFonts w:ascii="Times New Roman" w:eastAsia="Times New Roman" w:hAnsi="Times New Roman" w:cs="Times New Roman"/>
            <w:b/>
            <w:bCs/>
            <w:sz w:val="24"/>
            <w:szCs w:val="20"/>
          </w:rPr>
          <w:t>Resident Load</w:t>
        </w:r>
      </w:ins>
    </w:p>
    <w:p w14:paraId="306DF459" w14:textId="77777777" w:rsidR="00BF5323" w:rsidRPr="00174718" w:rsidRDefault="00BF5323" w:rsidP="00BF5323">
      <w:pPr>
        <w:tabs>
          <w:tab w:val="clear" w:pos="2431"/>
        </w:tabs>
        <w:spacing w:after="0" w:line="360" w:lineRule="auto"/>
        <w:ind w:left="1440" w:firstLine="720"/>
        <w:jc w:val="both"/>
        <w:rPr>
          <w:ins w:id="194" w:author="Author" w:date="2024-11-13T08:25:00Z" w16du:dateUtc="2024-11-13T14:25:00Z"/>
          <w:rFonts w:ascii="Times New Roman" w:eastAsia="Times New Roman" w:hAnsi="Times New Roman" w:cs="Times New Roman"/>
          <w:sz w:val="24"/>
          <w:szCs w:val="20"/>
        </w:rPr>
      </w:pPr>
      <w:ins w:id="195" w:author="Author" w:date="2024-11-13T08:25:00Z" w16du:dateUtc="2024-11-13T14:25:00Z">
        <w:r w:rsidRPr="00174718">
          <w:rPr>
            <w:rFonts w:ascii="Times New Roman" w:eastAsia="Times New Roman" w:hAnsi="Times New Roman" w:cs="Times New Roman"/>
            <w:sz w:val="24"/>
            <w:szCs w:val="20"/>
          </w:rPr>
          <w:t xml:space="preserve">The </w:t>
        </w:r>
        <w:commentRangeStart w:id="196"/>
        <w:r w:rsidRPr="00174718">
          <w:rPr>
            <w:rFonts w:ascii="Times New Roman" w:eastAsia="Times New Roman" w:hAnsi="Times New Roman" w:cs="Times New Roman"/>
            <w:sz w:val="24"/>
            <w:szCs w:val="20"/>
          </w:rPr>
          <w:t xml:space="preserve">Network Customer's or Transmission Owner’s </w:t>
        </w:r>
      </w:ins>
      <w:commentRangeEnd w:id="196"/>
      <w:r w:rsidR="00AE4904">
        <w:rPr>
          <w:rStyle w:val="CommentReference"/>
        </w:rPr>
        <w:commentReference w:id="196"/>
      </w:r>
      <w:ins w:id="197" w:author="Author" w:date="2024-11-13T08:25:00Z" w16du:dateUtc="2024-11-13T14:25:00Z">
        <w:r w:rsidRPr="00174718">
          <w:rPr>
            <w:rFonts w:ascii="Times New Roman" w:eastAsia="Times New Roman" w:hAnsi="Times New Roman" w:cs="Times New Roman"/>
            <w:sz w:val="24"/>
            <w:szCs w:val="20"/>
          </w:rPr>
          <w:t xml:space="preserve">monthly Resident Load </w:t>
        </w:r>
      </w:ins>
      <w:ins w:id="198" w:author="Charles Locke" w:date="2025-01-10T13:06:00Z" w16du:dateUtc="2025-01-10T19:06:00Z">
        <w:r w:rsidRPr="00174718">
          <w:rPr>
            <w:rFonts w:ascii="Times New Roman" w:eastAsia="Times New Roman" w:hAnsi="Times New Roman" w:cs="Times New Roman"/>
            <w:sz w:val="24"/>
            <w:szCs w:val="20"/>
          </w:rPr>
          <w:t xml:space="preserve">in a Subregion </w:t>
        </w:r>
      </w:ins>
      <w:ins w:id="199" w:author="Author" w:date="2024-11-13T08:25:00Z" w16du:dateUtc="2024-11-13T14:25:00Z">
        <w:r w:rsidRPr="00174718">
          <w:rPr>
            <w:rFonts w:ascii="Times New Roman" w:eastAsia="Times New Roman" w:hAnsi="Times New Roman" w:cs="Times New Roman"/>
            <w:sz w:val="24"/>
            <w:szCs w:val="20"/>
          </w:rPr>
          <w:t xml:space="preserve">is </w:t>
        </w:r>
      </w:ins>
      <w:ins w:id="200" w:author="Charles Locke" w:date="2025-01-10T13:06:00Z" w16du:dateUtc="2025-01-10T19:06:00Z">
        <w:r w:rsidRPr="00174718">
          <w:rPr>
            <w:rFonts w:ascii="Times New Roman" w:eastAsia="Times New Roman" w:hAnsi="Times New Roman" w:cs="Times New Roman"/>
            <w:sz w:val="24"/>
            <w:szCs w:val="20"/>
          </w:rPr>
          <w:t>the sum of its monthly zonal Resident Load</w:t>
        </w:r>
      </w:ins>
      <w:ins w:id="201" w:author="Charles Locke" w:date="2025-01-10T13:08:00Z" w16du:dateUtc="2025-01-10T19:08:00Z">
        <w:r w:rsidRPr="00174718">
          <w:rPr>
            <w:rFonts w:ascii="Times New Roman" w:eastAsia="Times New Roman" w:hAnsi="Times New Roman" w:cs="Times New Roman"/>
            <w:sz w:val="24"/>
            <w:szCs w:val="20"/>
          </w:rPr>
          <w:t xml:space="preserve"> for ea</w:t>
        </w:r>
      </w:ins>
      <w:ins w:id="202" w:author="Charles Locke" w:date="2025-01-10T13:09:00Z" w16du:dateUtc="2025-01-10T19:09:00Z">
        <w:r w:rsidRPr="00174718">
          <w:rPr>
            <w:rFonts w:ascii="Times New Roman" w:eastAsia="Times New Roman" w:hAnsi="Times New Roman" w:cs="Times New Roman"/>
            <w:sz w:val="24"/>
            <w:szCs w:val="20"/>
          </w:rPr>
          <w:t xml:space="preserve">ch Zone </w:t>
        </w:r>
      </w:ins>
      <w:ins w:id="203" w:author="Charles Locke" w:date="2025-01-10T13:08:00Z" w16du:dateUtc="2025-01-10T19:08:00Z">
        <w:r w:rsidRPr="00174718">
          <w:rPr>
            <w:rFonts w:ascii="Times New Roman" w:eastAsia="Times New Roman" w:hAnsi="Times New Roman" w:cs="Times New Roman"/>
            <w:sz w:val="24"/>
            <w:szCs w:val="20"/>
          </w:rPr>
          <w:t xml:space="preserve">in that </w:t>
        </w:r>
        <w:r w:rsidRPr="00174718">
          <w:rPr>
            <w:rFonts w:ascii="Times New Roman" w:eastAsia="Times New Roman" w:hAnsi="Times New Roman" w:cs="Times New Roman"/>
            <w:sz w:val="24"/>
            <w:szCs w:val="20"/>
          </w:rPr>
          <w:lastRenderedPageBreak/>
          <w:t>Subregion</w:t>
        </w:r>
      </w:ins>
      <w:ins w:id="204" w:author="Charles Locke" w:date="2025-01-10T13:10:00Z" w16du:dateUtc="2025-01-10T19:10:00Z">
        <w:r w:rsidRPr="00174718">
          <w:rPr>
            <w:rFonts w:ascii="Times New Roman" w:eastAsia="Times New Roman" w:hAnsi="Times New Roman" w:cs="Times New Roman"/>
            <w:sz w:val="24"/>
            <w:szCs w:val="20"/>
          </w:rPr>
          <w:t>, where the monthly zonal Resident Load is determined separately for each Zone</w:t>
        </w:r>
      </w:ins>
      <w:ins w:id="205" w:author="Charles Locke" w:date="2025-01-10T13:11:00Z" w16du:dateUtc="2025-01-10T19:11:00Z">
        <w:r w:rsidRPr="00174718">
          <w:rPr>
            <w:rFonts w:ascii="Times New Roman" w:eastAsia="Times New Roman" w:hAnsi="Times New Roman" w:cs="Times New Roman"/>
            <w:sz w:val="24"/>
            <w:szCs w:val="20"/>
          </w:rPr>
          <w:t xml:space="preserve"> coincident with the monthly peak of the Zone in accordance with Section II.B.1</w:t>
        </w:r>
      </w:ins>
      <w:ins w:id="206" w:author="Author" w:date="2024-11-13T08:25:00Z" w16du:dateUtc="2024-11-13T14:25:00Z">
        <w:r w:rsidRPr="00174718">
          <w:rPr>
            <w:rFonts w:ascii="Times New Roman" w:eastAsia="Times New Roman" w:hAnsi="Times New Roman" w:cs="Times New Roman"/>
            <w:sz w:val="24"/>
            <w:szCs w:val="20"/>
          </w:rPr>
          <w:t>.</w:t>
        </w:r>
      </w:ins>
      <w:ins w:id="207" w:author="Charles Locke" w:date="2025-01-10T13:05:00Z" w16du:dateUtc="2025-01-10T19:05:00Z">
        <w:r w:rsidRPr="00174718">
          <w:rPr>
            <w:rFonts w:ascii="Times New Roman" w:eastAsia="Times New Roman" w:hAnsi="Times New Roman" w:cs="Times New Roman"/>
            <w:sz w:val="24"/>
            <w:szCs w:val="20"/>
          </w:rPr>
          <w:t xml:space="preserve"> </w:t>
        </w:r>
      </w:ins>
    </w:p>
    <w:p w14:paraId="0543BD79" w14:textId="77777777" w:rsidR="00BF5323" w:rsidRPr="00174718" w:rsidRDefault="00BF5323" w:rsidP="00BF5323">
      <w:pPr>
        <w:tabs>
          <w:tab w:val="clear" w:pos="2431"/>
        </w:tabs>
        <w:spacing w:after="120"/>
        <w:ind w:left="2160" w:hanging="720"/>
        <w:jc w:val="both"/>
        <w:rPr>
          <w:ins w:id="208" w:author="Author" w:date="2024-11-13T08:25:00Z" w16du:dateUtc="2024-11-13T14:25:00Z"/>
          <w:rFonts w:ascii="Times New Roman" w:eastAsia="Times New Roman" w:hAnsi="Times New Roman" w:cs="Times New Roman"/>
          <w:b/>
          <w:bCs/>
          <w:sz w:val="24"/>
          <w:szCs w:val="20"/>
        </w:rPr>
      </w:pPr>
      <w:ins w:id="209" w:author="Author" w:date="2024-11-13T08:25:00Z">
        <w:r w:rsidRPr="00174718">
          <w:rPr>
            <w:rFonts w:ascii="Times New Roman" w:eastAsia="Times New Roman" w:hAnsi="Times New Roman" w:cs="Times New Roman"/>
            <w:b/>
            <w:bCs/>
            <w:sz w:val="24"/>
            <w:szCs w:val="20"/>
          </w:rPr>
          <w:t>2.</w:t>
        </w:r>
        <w:r w:rsidRPr="00174718" w:rsidDel="007359EA">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Determination of Network Customer’s and Transmission Owner’s Monthly </w:t>
        </w:r>
      </w:ins>
      <w:ins w:id="210" w:author="Author" w:date="2024-12-03T08:20:00Z">
        <w:r w:rsidRPr="00174718">
          <w:rPr>
            <w:rFonts w:ascii="Times New Roman" w:eastAsia="Times New Roman" w:hAnsi="Times New Roman" w:cs="Times New Roman"/>
            <w:b/>
            <w:bCs/>
            <w:sz w:val="24"/>
            <w:szCs w:val="20"/>
          </w:rPr>
          <w:t>Subregional</w:t>
        </w:r>
      </w:ins>
      <w:ins w:id="211" w:author="Author" w:date="2024-11-13T08:25:00Z">
        <w:r w:rsidRPr="00174718">
          <w:rPr>
            <w:rFonts w:ascii="Times New Roman" w:eastAsia="Times New Roman" w:hAnsi="Times New Roman" w:cs="Times New Roman"/>
            <w:b/>
            <w:bCs/>
            <w:sz w:val="24"/>
            <w:szCs w:val="20"/>
          </w:rPr>
          <w:t xml:space="preserve"> Resident Load for Zone 10</w:t>
        </w:r>
      </w:ins>
    </w:p>
    <w:p w14:paraId="12C874D8" w14:textId="77777777" w:rsidR="00BF5323" w:rsidRPr="00174718" w:rsidRDefault="00BF5323" w:rsidP="00BF5323">
      <w:pPr>
        <w:tabs>
          <w:tab w:val="clear" w:pos="2431"/>
        </w:tabs>
        <w:spacing w:after="0" w:line="360" w:lineRule="auto"/>
        <w:ind w:left="1440" w:firstLine="720"/>
        <w:jc w:val="both"/>
        <w:rPr>
          <w:ins w:id="212" w:author="Author" w:date="2024-11-13T08:25:00Z" w16du:dateUtc="2024-11-13T14:25:00Z"/>
          <w:rFonts w:ascii="Times New Roman" w:eastAsia="Times New Roman" w:hAnsi="Times New Roman" w:cs="Times New Roman"/>
          <w:sz w:val="24"/>
          <w:szCs w:val="20"/>
        </w:rPr>
      </w:pPr>
      <w:ins w:id="213" w:author="Charles Locke" w:date="2025-01-10T13:22:00Z">
        <w:r w:rsidRPr="00174718">
          <w:rPr>
            <w:rFonts w:ascii="Times New Roman" w:eastAsia="Times New Roman" w:hAnsi="Times New Roman" w:cs="Times New Roman"/>
            <w:sz w:val="24"/>
            <w:szCs w:val="20"/>
          </w:rPr>
          <w:t>For application of the</w:t>
        </w:r>
        <w:r w:rsidRPr="00174718" w:rsidDel="00F5014A">
          <w:rPr>
            <w:rFonts w:ascii="Times New Roman" w:eastAsia="Times New Roman" w:hAnsi="Times New Roman" w:cs="Times New Roman"/>
            <w:sz w:val="24"/>
            <w:szCs w:val="20"/>
          </w:rPr>
          <w:t xml:space="preserve"> </w:t>
        </w:r>
      </w:ins>
      <w:ins w:id="214" w:author="Charles Locke" w:date="2025-01-10T13:47:00Z">
        <w:r w:rsidRPr="00174718">
          <w:rPr>
            <w:rFonts w:ascii="Times New Roman" w:eastAsia="Times New Roman" w:hAnsi="Times New Roman" w:cs="Times New Roman"/>
            <w:sz w:val="24"/>
            <w:szCs w:val="20"/>
          </w:rPr>
          <w:t>Subregional</w:t>
        </w:r>
      </w:ins>
      <w:ins w:id="215" w:author="Charles Locke" w:date="2025-01-10T13:22:00Z">
        <w:r w:rsidRPr="00174718">
          <w:rPr>
            <w:rFonts w:ascii="Times New Roman" w:eastAsia="Times New Roman" w:hAnsi="Times New Roman" w:cs="Times New Roman"/>
            <w:sz w:val="24"/>
            <w:szCs w:val="20"/>
          </w:rPr>
          <w:t xml:space="preserve"> Charge under this Schedule 11, the Network Customer’s or Transmission Owner’s load for Zone 10 shall be the integrated hourly load coincident with the monthly peak of Zone 10 calculated in accordance with Section II.B.2.</w:t>
        </w:r>
      </w:ins>
    </w:p>
    <w:p w14:paraId="2F374A8D" w14:textId="77777777" w:rsidR="00BF5323" w:rsidRPr="00174718" w:rsidRDefault="00BF5323" w:rsidP="00BF5323">
      <w:pPr>
        <w:tabs>
          <w:tab w:val="clear" w:pos="2431"/>
        </w:tabs>
        <w:spacing w:after="120"/>
        <w:ind w:left="2160" w:hanging="720"/>
        <w:jc w:val="both"/>
        <w:rPr>
          <w:ins w:id="216" w:author="Author" w:date="2024-11-13T08:25:00Z" w16du:dateUtc="2024-11-13T14:25:00Z"/>
          <w:rFonts w:ascii="Times New Roman" w:eastAsia="Times New Roman" w:hAnsi="Times New Roman" w:cs="Times New Roman"/>
          <w:b/>
          <w:bCs/>
          <w:sz w:val="24"/>
          <w:szCs w:val="20"/>
        </w:rPr>
      </w:pPr>
      <w:ins w:id="217" w:author="Author" w:date="2024-11-13T08:25:00Z">
        <w:r w:rsidRPr="00174718">
          <w:rPr>
            <w:rFonts w:ascii="Times New Roman" w:eastAsia="Times New Roman" w:hAnsi="Times New Roman" w:cs="Times New Roman"/>
            <w:b/>
            <w:bCs/>
            <w:sz w:val="24"/>
            <w:szCs w:val="20"/>
          </w:rPr>
          <w:t>3.</w:t>
        </w:r>
        <w:r w:rsidRPr="00174718" w:rsidDel="00087159">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Determination of Transmission Provider’s Monthly </w:t>
        </w:r>
      </w:ins>
      <w:ins w:id="218" w:author="Charles Locke" w:date="2025-01-10T13:54:00Z" w16du:dateUtc="2025-01-10T19:54:00Z">
        <w:r w:rsidRPr="00174718">
          <w:rPr>
            <w:rFonts w:ascii="Times New Roman" w:eastAsia="Times New Roman" w:hAnsi="Times New Roman" w:cs="Times New Roman"/>
            <w:b/>
            <w:bCs/>
            <w:sz w:val="24"/>
            <w:szCs w:val="20"/>
          </w:rPr>
          <w:t>Subregional</w:t>
        </w:r>
      </w:ins>
      <w:ins w:id="219" w:author="Author" w:date="2024-11-13T08:25:00Z">
        <w:r w:rsidRPr="00174718">
          <w:rPr>
            <w:rFonts w:ascii="Times New Roman" w:eastAsia="Times New Roman" w:hAnsi="Times New Roman" w:cs="Times New Roman"/>
            <w:b/>
            <w:bCs/>
            <w:sz w:val="24"/>
            <w:szCs w:val="20"/>
          </w:rPr>
          <w:t xml:space="preserve"> Transmission Load</w:t>
        </w:r>
      </w:ins>
    </w:p>
    <w:p w14:paraId="7733D305" w14:textId="77777777" w:rsidR="00BF5323" w:rsidRPr="00174718" w:rsidRDefault="00BF5323" w:rsidP="00BF5323">
      <w:pPr>
        <w:tabs>
          <w:tab w:val="clear" w:pos="2431"/>
        </w:tabs>
        <w:spacing w:after="0" w:line="360" w:lineRule="auto"/>
        <w:ind w:left="1440" w:firstLine="720"/>
        <w:jc w:val="both"/>
        <w:rPr>
          <w:ins w:id="220" w:author="Author" w:date="2024-11-13T08:25:00Z" w16du:dateUtc="2024-11-13T14:25:00Z"/>
          <w:rFonts w:ascii="Times New Roman" w:eastAsia="Times New Roman" w:hAnsi="Times New Roman" w:cs="Times New Roman"/>
          <w:sz w:val="24"/>
          <w:szCs w:val="20"/>
        </w:rPr>
      </w:pPr>
      <w:ins w:id="221" w:author="Charles Locke" w:date="2025-01-10T13:53:00Z" w16du:dateUtc="2025-01-10T19:53:00Z">
        <w:r w:rsidRPr="00174718">
          <w:rPr>
            <w:rFonts w:ascii="Times New Roman" w:eastAsia="Times New Roman" w:hAnsi="Times New Roman" w:cs="Times New Roman"/>
            <w:sz w:val="24"/>
            <w:szCs w:val="20"/>
          </w:rPr>
          <w:t xml:space="preserve">The Transmission Provider's monthly </w:t>
        </w:r>
      </w:ins>
      <w:ins w:id="222" w:author="Charles Locke" w:date="2025-01-10T13:55:00Z" w16du:dateUtc="2025-01-10T19:55:00Z">
        <w:r w:rsidRPr="00174718">
          <w:rPr>
            <w:rFonts w:ascii="Times New Roman" w:eastAsia="Times New Roman" w:hAnsi="Times New Roman" w:cs="Times New Roman"/>
            <w:sz w:val="24"/>
            <w:szCs w:val="20"/>
          </w:rPr>
          <w:t>t</w:t>
        </w:r>
      </w:ins>
      <w:ins w:id="223" w:author="Charles Locke" w:date="2025-01-10T13:53:00Z" w16du:dateUtc="2025-01-10T19:53:00Z">
        <w:r w:rsidRPr="00174718">
          <w:rPr>
            <w:rFonts w:ascii="Times New Roman" w:eastAsia="Times New Roman" w:hAnsi="Times New Roman" w:cs="Times New Roman"/>
            <w:sz w:val="24"/>
            <w:szCs w:val="20"/>
          </w:rPr>
          <w:t xml:space="preserve">ransmission load </w:t>
        </w:r>
      </w:ins>
      <w:ins w:id="224" w:author="Charles Locke" w:date="2025-01-10T13:57:00Z" w16du:dateUtc="2025-01-10T19:57:00Z">
        <w:r w:rsidRPr="00174718">
          <w:rPr>
            <w:rFonts w:ascii="Times New Roman" w:eastAsia="Times New Roman" w:hAnsi="Times New Roman" w:cs="Times New Roman"/>
            <w:sz w:val="24"/>
            <w:szCs w:val="20"/>
          </w:rPr>
          <w:t xml:space="preserve">in a Subregion </w:t>
        </w:r>
      </w:ins>
      <w:ins w:id="225" w:author="Charles Locke" w:date="2025-01-10T13:53:00Z" w16du:dateUtc="2025-01-10T19:53:00Z">
        <w:r w:rsidRPr="00174718">
          <w:rPr>
            <w:rFonts w:ascii="Times New Roman" w:eastAsia="Times New Roman" w:hAnsi="Times New Roman" w:cs="Times New Roman"/>
            <w:sz w:val="24"/>
            <w:szCs w:val="20"/>
          </w:rPr>
          <w:t>is the sum of the monthly Zone transmission load for each Zone</w:t>
        </w:r>
      </w:ins>
      <w:ins w:id="226" w:author="Charles Locke" w:date="2025-01-10T13:57:00Z" w16du:dateUtc="2025-01-10T19:57:00Z">
        <w:r w:rsidRPr="00174718">
          <w:rPr>
            <w:rFonts w:ascii="Times New Roman" w:eastAsia="Times New Roman" w:hAnsi="Times New Roman" w:cs="Times New Roman"/>
            <w:sz w:val="24"/>
            <w:szCs w:val="20"/>
          </w:rPr>
          <w:t xml:space="preserve"> in that Subregion</w:t>
        </w:r>
      </w:ins>
      <w:ins w:id="227" w:author="Charles Locke" w:date="2025-01-10T13:53:00Z" w16du:dateUtc="2025-01-10T19:53:00Z">
        <w:r w:rsidRPr="00174718">
          <w:rPr>
            <w:rFonts w:ascii="Times New Roman" w:eastAsia="Times New Roman" w:hAnsi="Times New Roman" w:cs="Times New Roman"/>
            <w:sz w:val="24"/>
            <w:szCs w:val="20"/>
          </w:rPr>
          <w:t xml:space="preserve">, where the monthly </w:t>
        </w:r>
      </w:ins>
      <w:ins w:id="228" w:author="Charles Locke" w:date="2025-01-10T13:58:00Z" w16du:dateUtc="2025-01-10T19:58:00Z">
        <w:r w:rsidRPr="00174718">
          <w:rPr>
            <w:rFonts w:ascii="Times New Roman" w:eastAsia="Times New Roman" w:hAnsi="Times New Roman" w:cs="Times New Roman"/>
            <w:sz w:val="24"/>
            <w:szCs w:val="20"/>
          </w:rPr>
          <w:t>Z</w:t>
        </w:r>
      </w:ins>
      <w:ins w:id="229" w:author="Charles Locke" w:date="2025-01-10T13:53:00Z" w16du:dateUtc="2025-01-10T19:53:00Z">
        <w:r w:rsidRPr="00174718">
          <w:rPr>
            <w:rFonts w:ascii="Times New Roman" w:eastAsia="Times New Roman" w:hAnsi="Times New Roman" w:cs="Times New Roman"/>
            <w:sz w:val="24"/>
            <w:szCs w:val="20"/>
          </w:rPr>
          <w:t xml:space="preserve">one transmission load for each </w:t>
        </w:r>
      </w:ins>
      <w:ins w:id="230" w:author="Charles Locke" w:date="2025-01-10T13:58:00Z" w16du:dateUtc="2025-01-10T19:58:00Z">
        <w:r w:rsidRPr="00174718">
          <w:rPr>
            <w:rFonts w:ascii="Times New Roman" w:eastAsia="Times New Roman" w:hAnsi="Times New Roman" w:cs="Times New Roman"/>
            <w:sz w:val="24"/>
            <w:szCs w:val="20"/>
          </w:rPr>
          <w:t xml:space="preserve">such </w:t>
        </w:r>
      </w:ins>
      <w:ins w:id="231" w:author="Charles Locke" w:date="2025-01-10T13:53:00Z" w16du:dateUtc="2025-01-10T19:53:00Z">
        <w:r w:rsidRPr="00174718">
          <w:rPr>
            <w:rFonts w:ascii="Times New Roman" w:eastAsia="Times New Roman" w:hAnsi="Times New Roman" w:cs="Times New Roman"/>
            <w:sz w:val="24"/>
            <w:szCs w:val="20"/>
          </w:rPr>
          <w:t>Zone is determined on a non-coincident basis in accordance with Section II.B.</w:t>
        </w:r>
      </w:ins>
      <w:ins w:id="232" w:author="Charles Locke" w:date="2025-01-10T14:03:00Z" w16du:dateUtc="2025-01-10T20:03:00Z">
        <w:r w:rsidRPr="00174718">
          <w:rPr>
            <w:rFonts w:ascii="Times New Roman" w:eastAsia="Times New Roman" w:hAnsi="Times New Roman" w:cs="Times New Roman"/>
            <w:sz w:val="24"/>
            <w:szCs w:val="20"/>
          </w:rPr>
          <w:t>1</w:t>
        </w:r>
      </w:ins>
      <w:ins w:id="233" w:author="Charles Locke" w:date="2025-01-10T13:53:00Z" w16du:dateUtc="2025-01-10T19:53:00Z">
        <w:r w:rsidRPr="00174718">
          <w:rPr>
            <w:rFonts w:ascii="Times New Roman" w:eastAsia="Times New Roman" w:hAnsi="Times New Roman" w:cs="Times New Roman"/>
            <w:sz w:val="24"/>
            <w:szCs w:val="20"/>
          </w:rPr>
          <w:t xml:space="preserve">, but with Zone 10 load </w:t>
        </w:r>
      </w:ins>
      <w:ins w:id="234" w:author="Charles Locke" w:date="2025-01-10T14:09:00Z" w16du:dateUtc="2025-01-10T20:09:00Z">
        <w:r w:rsidRPr="00174718">
          <w:rPr>
            <w:rFonts w:ascii="Times New Roman" w:eastAsia="Times New Roman" w:hAnsi="Times New Roman" w:cs="Times New Roman"/>
            <w:sz w:val="24"/>
            <w:szCs w:val="20"/>
          </w:rPr>
          <w:t>modifi</w:t>
        </w:r>
      </w:ins>
      <w:ins w:id="235" w:author="Charles Locke" w:date="2025-01-10T14:08:00Z" w16du:dateUtc="2025-01-10T20:08:00Z">
        <w:r w:rsidRPr="00174718">
          <w:rPr>
            <w:rFonts w:ascii="Times New Roman" w:eastAsia="Times New Roman" w:hAnsi="Times New Roman" w:cs="Times New Roman"/>
            <w:sz w:val="24"/>
            <w:szCs w:val="20"/>
          </w:rPr>
          <w:t>ed</w:t>
        </w:r>
      </w:ins>
      <w:ins w:id="236" w:author="Charles Locke" w:date="2025-01-10T13:53:00Z" w16du:dateUtc="2025-01-10T19:53:00Z">
        <w:r w:rsidRPr="00174718">
          <w:rPr>
            <w:rFonts w:ascii="Times New Roman" w:eastAsia="Times New Roman" w:hAnsi="Times New Roman" w:cs="Times New Roman"/>
            <w:sz w:val="24"/>
            <w:szCs w:val="20"/>
          </w:rPr>
          <w:t xml:space="preserve"> in accordance with Section II.</w:t>
        </w:r>
      </w:ins>
      <w:ins w:id="237" w:author="Charles Locke" w:date="2025-01-10T14:05:00Z" w16du:dateUtc="2025-01-10T20:05:00Z">
        <w:r w:rsidRPr="00174718">
          <w:rPr>
            <w:rFonts w:ascii="Times New Roman" w:eastAsia="Times New Roman" w:hAnsi="Times New Roman" w:cs="Times New Roman"/>
            <w:sz w:val="24"/>
            <w:szCs w:val="20"/>
          </w:rPr>
          <w:t>B</w:t>
        </w:r>
      </w:ins>
      <w:ins w:id="238" w:author="Charles Locke" w:date="2025-01-10T13:53:00Z" w16du:dateUtc="2025-01-10T19:53:00Z">
        <w:r w:rsidRPr="00174718">
          <w:rPr>
            <w:rFonts w:ascii="Times New Roman" w:eastAsia="Times New Roman" w:hAnsi="Times New Roman" w:cs="Times New Roman"/>
            <w:sz w:val="24"/>
            <w:szCs w:val="20"/>
          </w:rPr>
          <w:t>.</w:t>
        </w:r>
      </w:ins>
      <w:ins w:id="239" w:author="Charles Locke" w:date="2025-01-10T14:04:00Z" w16du:dateUtc="2025-01-10T20:04:00Z">
        <w:r w:rsidRPr="00174718">
          <w:rPr>
            <w:rFonts w:ascii="Times New Roman" w:eastAsia="Times New Roman" w:hAnsi="Times New Roman" w:cs="Times New Roman"/>
            <w:sz w:val="24"/>
            <w:szCs w:val="20"/>
          </w:rPr>
          <w:t>2</w:t>
        </w:r>
      </w:ins>
      <w:ins w:id="240" w:author="Charles Locke" w:date="2025-01-10T13:53:00Z" w16du:dateUtc="2025-01-10T19:53:00Z">
        <w:r w:rsidRPr="00174718">
          <w:rPr>
            <w:rFonts w:ascii="Times New Roman" w:eastAsia="Times New Roman" w:hAnsi="Times New Roman" w:cs="Times New Roman"/>
            <w:sz w:val="24"/>
            <w:szCs w:val="20"/>
          </w:rPr>
          <w:t>.</w:t>
        </w:r>
      </w:ins>
    </w:p>
    <w:p w14:paraId="1A3351D1"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III.</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Base Plan Zonal Charge</w:t>
      </w:r>
      <w:ins w:id="241" w:author="Author" w:date="2024-11-13T10:40:00Z">
        <w:r w:rsidRPr="00174718">
          <w:rPr>
            <w:rFonts w:ascii="Times New Roman" w:eastAsia="Times New Roman" w:hAnsi="Times New Roman" w:cs="Times New Roman"/>
            <w:b/>
            <w:bCs/>
            <w:sz w:val="24"/>
            <w:szCs w:val="20"/>
          </w:rPr>
          <w:t>, Subregion</w:t>
        </w:r>
      </w:ins>
      <w:ins w:id="242" w:author="Author" w:date="2024-12-03T08:21:00Z">
        <w:r w:rsidRPr="00174718">
          <w:rPr>
            <w:rFonts w:ascii="Times New Roman" w:eastAsia="Times New Roman" w:hAnsi="Times New Roman" w:cs="Times New Roman"/>
            <w:b/>
            <w:bCs/>
            <w:sz w:val="24"/>
            <w:szCs w:val="20"/>
          </w:rPr>
          <w:t>al</w:t>
        </w:r>
      </w:ins>
      <w:ins w:id="243" w:author="Charles Locke" w:date="2025-01-10T14:53:00Z">
        <w:r w:rsidRPr="00174718">
          <w:rPr>
            <w:rFonts w:ascii="Times New Roman" w:eastAsia="Times New Roman" w:hAnsi="Times New Roman" w:cs="Times New Roman"/>
            <w:b/>
            <w:bCs/>
            <w:sz w:val="24"/>
            <w:szCs w:val="20"/>
          </w:rPr>
          <w:t xml:space="preserve"> Charge</w:t>
        </w:r>
      </w:ins>
      <w:ins w:id="244" w:author="Author" w:date="2024-11-13T10:41:00Z">
        <w:r w:rsidRPr="00174718">
          <w:rPr>
            <w:rFonts w:ascii="Times New Roman" w:eastAsia="Times New Roman" w:hAnsi="Times New Roman" w:cs="Times New Roman"/>
            <w:b/>
            <w:bCs/>
            <w:sz w:val="24"/>
            <w:szCs w:val="20"/>
          </w:rPr>
          <w:t>,</w:t>
        </w:r>
      </w:ins>
      <w:r w:rsidRPr="00174718">
        <w:rPr>
          <w:rFonts w:ascii="Times New Roman" w:eastAsia="Times New Roman" w:hAnsi="Times New Roman" w:cs="Times New Roman"/>
          <w:b/>
          <w:bCs/>
          <w:sz w:val="24"/>
          <w:szCs w:val="20"/>
        </w:rPr>
        <w:t xml:space="preserve"> and Region-wide Charge for Point-To-Point Transmission Service</w:t>
      </w:r>
    </w:p>
    <w:p w14:paraId="3DD68117"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A.</w:t>
      </w:r>
      <w:r w:rsidRPr="00174718">
        <w:rPr>
          <w:rFonts w:ascii="Times New Roman" w:eastAsia="Times New Roman" w:hAnsi="Times New Roman" w:cs="Times New Roman"/>
          <w:b/>
          <w:bCs/>
          <w:sz w:val="24"/>
          <w:szCs w:val="20"/>
        </w:rPr>
        <w:tab/>
      </w:r>
      <w:bookmarkStart w:id="245" w:name="_Hlk182387779"/>
      <w:r w:rsidRPr="00174718">
        <w:rPr>
          <w:rFonts w:ascii="Times New Roman" w:eastAsia="Times New Roman" w:hAnsi="Times New Roman" w:cs="Times New Roman"/>
          <w:b/>
          <w:bCs/>
          <w:sz w:val="24"/>
          <w:szCs w:val="20"/>
        </w:rPr>
        <w:t>Base Plan Zonal Charge for Point-To-Point Transmission Service</w:t>
      </w:r>
    </w:p>
    <w:p w14:paraId="692311BD"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Base Plan Zonal Charge shall be assessed to Transmission Customers taking Firm or Non-Firm Point-To-Point Transmission Service under the SPP Tariff.  The Transmission Customer shall pay the Base Plan Zonal Rate (per kW of Reserved Capacity) based upon the Zone where the load is located for Point-To-Point Transmission Service where the generation source is outside the SPP Region and the load is located within the SPP Region and for Point-To-Point Transmission Service where both the generation source and the load are located within the SPP Region.  For Point-To-Point Transmission Service where the generation source is located within the SPP Region and the load is located outside of the SPP Region, and for Point-To-Point Transmission Service where both the generation source and the load are located outside of the SPP Region, the Transmission Customer shall pay the Base Plan Average </w:t>
      </w:r>
      <w:del w:id="246" w:author="Author" w:date="2024-11-14T08:00:00Z" w16du:dateUtc="2024-11-14T14:00:00Z">
        <w:r w:rsidRPr="00174718" w:rsidDel="001D69D6">
          <w:rPr>
            <w:rFonts w:ascii="Times New Roman" w:eastAsia="Times New Roman" w:hAnsi="Times New Roman" w:cs="Times New Roman"/>
            <w:sz w:val="24"/>
            <w:szCs w:val="20"/>
          </w:rPr>
          <w:delText xml:space="preserve"> </w:delText>
        </w:r>
      </w:del>
      <w:r w:rsidRPr="00174718">
        <w:rPr>
          <w:rFonts w:ascii="Times New Roman" w:eastAsia="Times New Roman" w:hAnsi="Times New Roman" w:cs="Times New Roman"/>
          <w:sz w:val="24"/>
          <w:szCs w:val="20"/>
        </w:rPr>
        <w:t>Zonal Rate (per kW of Reserved Capacity).  The Base Plan Zonal Rates and the Base Plan Average Zonal Rate shall be calculated in accordance with Section III.D and set forth in the RRR File posted on the SPP website.</w:t>
      </w:r>
    </w:p>
    <w:bookmarkEnd w:id="245"/>
    <w:p w14:paraId="016C7D52" w14:textId="77777777" w:rsidR="00BF5323" w:rsidRPr="00174718" w:rsidRDefault="00BF5323" w:rsidP="00BF5323">
      <w:pPr>
        <w:tabs>
          <w:tab w:val="clear" w:pos="2431"/>
        </w:tabs>
        <w:spacing w:after="120"/>
        <w:ind w:left="144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lastRenderedPageBreak/>
        <w:t>B.</w:t>
      </w:r>
      <w:r w:rsidRPr="00174718">
        <w:rPr>
          <w:rFonts w:ascii="Times New Roman" w:eastAsia="Times New Roman" w:hAnsi="Times New Roman" w:cs="Times New Roman"/>
          <w:b/>
          <w:bCs/>
          <w:sz w:val="24"/>
          <w:szCs w:val="20"/>
        </w:rPr>
        <w:tab/>
        <w:t>Region-wide Charge for Point-To-Point Transmission Service</w:t>
      </w:r>
    </w:p>
    <w:p w14:paraId="3A10575B"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Region-wide Charge shall be assessed to Transmission Customers taking Firm or Non-Firm Point-To-Point Transmission Service under the SPP Tariff.  The Transmission Customer shall pay the Region-wide Rate (per kW of Reserved Capacity) for Point-To-Point Transmission Service.  The Region-wide Rate shall be calculated in accordance with Section III.C and set forth in the RRR File posted on the SPP website.</w:t>
      </w:r>
    </w:p>
    <w:p w14:paraId="1FF40A1D"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C.</w:t>
      </w:r>
      <w:r w:rsidRPr="00174718">
        <w:rPr>
          <w:rFonts w:ascii="Times New Roman" w:eastAsia="Times New Roman" w:hAnsi="Times New Roman" w:cs="Times New Roman"/>
          <w:b/>
          <w:bCs/>
          <w:sz w:val="24"/>
          <w:szCs w:val="20"/>
        </w:rPr>
        <w:tab/>
        <w:t>Region-wide Rate for Point-To-Point Transmission Service</w:t>
      </w:r>
    </w:p>
    <w:p w14:paraId="7034C77C"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1.</w:t>
      </w:r>
      <w:r w:rsidRPr="00174718">
        <w:rPr>
          <w:rFonts w:ascii="Times New Roman" w:eastAsia="Times New Roman" w:hAnsi="Times New Roman" w:cs="Times New Roman"/>
          <w:b/>
          <w:bCs/>
          <w:sz w:val="24"/>
          <w:szCs w:val="20"/>
        </w:rPr>
        <w:tab/>
        <w:t>Determination of Annual Region-wide Rate</w:t>
      </w:r>
    </w:p>
    <w:p w14:paraId="33D5CECB"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The Region-wide Annual Transmission Revenue Requirement</w:t>
      </w:r>
      <w:ins w:id="247" w:author="Charles Locke" w:date="2025-01-10T15:01:00Z" w16du:dateUtc="2025-01-10T21:01:00Z">
        <w:r w:rsidRPr="00174718">
          <w:rPr>
            <w:rFonts w:ascii="Times New Roman" w:eastAsia="Times New Roman" w:hAnsi="Times New Roman" w:cs="Times New Roman"/>
            <w:sz w:val="24"/>
            <w:szCs w:val="20"/>
          </w:rPr>
          <w:t>s</w:t>
        </w:r>
      </w:ins>
      <w:r w:rsidRPr="00174718">
        <w:rPr>
          <w:rFonts w:ascii="Times New Roman" w:eastAsia="Times New Roman" w:hAnsi="Times New Roman" w:cs="Times New Roman"/>
          <w:sz w:val="24"/>
          <w:szCs w:val="20"/>
        </w:rPr>
        <w:t xml:space="preserve"> specified in Attachment H are the basis for the Region-wide Rate.  Except for service where the load is located within Zone 19, the annual Region-wide Rate for Firm Point-To-Point Transmission Service shall be determined in accordance with the following formula:</w:t>
      </w:r>
    </w:p>
    <w:p w14:paraId="2C6B0735"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RR =</w:t>
      </w:r>
      <w:r w:rsidRPr="00174718">
        <w:rPr>
          <w:rFonts w:ascii="Times New Roman" w:eastAsia="Times New Roman" w:hAnsi="Times New Roman" w:cs="Times New Roman"/>
          <w:sz w:val="24"/>
          <w:szCs w:val="20"/>
        </w:rPr>
        <w:tab/>
        <w:t>RATRR2A/MRTL 1 to 18 + RATRR2B/MRTL</w:t>
      </w:r>
    </w:p>
    <w:p w14:paraId="21003E58" w14:textId="77777777" w:rsidR="00BF5323" w:rsidRPr="00174718" w:rsidRDefault="00BF5323" w:rsidP="00BF5323">
      <w:pPr>
        <w:tabs>
          <w:tab w:val="clear" w:pos="24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in which</w:t>
      </w:r>
    </w:p>
    <w:p w14:paraId="21647164"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RR =</w:t>
      </w:r>
      <w:r w:rsidRPr="00174718">
        <w:rPr>
          <w:rFonts w:ascii="Times New Roman" w:eastAsia="Times New Roman" w:hAnsi="Times New Roman" w:cs="Times New Roman"/>
          <w:sz w:val="24"/>
          <w:szCs w:val="20"/>
        </w:rPr>
        <w:tab/>
        <w:t>the annual Region-wide Rate</w:t>
      </w:r>
    </w:p>
    <w:p w14:paraId="255EBE61"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RATRR2A =</w:t>
      </w:r>
      <w:r w:rsidRPr="00174718">
        <w:rPr>
          <w:rFonts w:ascii="Times New Roman" w:eastAsia="Times New Roman" w:hAnsi="Times New Roman" w:cs="Times New Roman"/>
          <w:sz w:val="24"/>
          <w:szCs w:val="20"/>
        </w:rPr>
        <w:tab/>
        <w:t>the Region-wide Annual Transmission Revenue Requirement specified in Table 2-A of Section I, Attachment H</w:t>
      </w:r>
    </w:p>
    <w:p w14:paraId="3EBA59CB"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RATRR2B = the Region-wide Annual Transmission Revenue Requirement specified in Table 2-B of Section I, Attachment H</w:t>
      </w:r>
    </w:p>
    <w:p w14:paraId="0E139053"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MRTL 1 to 18   =</w:t>
      </w:r>
      <w:r w:rsidRPr="00174718">
        <w:rPr>
          <w:rFonts w:ascii="Times New Roman" w:eastAsia="Times New Roman" w:hAnsi="Times New Roman" w:cs="Times New Roman"/>
          <w:sz w:val="24"/>
          <w:szCs w:val="20"/>
        </w:rPr>
        <w:tab/>
        <w:t>the average of the monthly regional Transmission System loads in Zones 1 to 18 only, for the twelve months of the calendar year prior to the billing year. The monthly regional Transmission System load shall be determined in accordance with Section II.C.3 less the Zone 19 load modified in accordance with Section II.C.2.</w:t>
      </w:r>
    </w:p>
    <w:p w14:paraId="1F946FE2"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MRTL =</w:t>
      </w:r>
      <w:r w:rsidRPr="00174718">
        <w:rPr>
          <w:rFonts w:ascii="Times New Roman" w:eastAsia="Times New Roman" w:hAnsi="Times New Roman" w:cs="Times New Roman"/>
          <w:sz w:val="24"/>
          <w:szCs w:val="20"/>
        </w:rPr>
        <w:tab/>
        <w:t>the average of the monthly regional Transmission System loads, for the twelve months of the calendar year prior to the billing year. The monthly regional Transmission System load is determined in accordance with Section II.C.3.</w:t>
      </w:r>
    </w:p>
    <w:p w14:paraId="1C94FFA1"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p>
    <w:p w14:paraId="1B1F84C1" w14:textId="77777777" w:rsidR="00BF5323" w:rsidRPr="00174718" w:rsidRDefault="00BF5323" w:rsidP="00BF5323">
      <w:pPr>
        <w:tabs>
          <w:tab w:val="clear" w:pos="2431"/>
        </w:tabs>
        <w:spacing w:after="120"/>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For service where the load is located within Zone 19, the annual Region-wide Rate for Firm Point-to-Point Transmission Service shall be determined in accordance with the following formula:</w:t>
      </w:r>
    </w:p>
    <w:p w14:paraId="23349B9C" w14:textId="77777777" w:rsidR="00BF5323" w:rsidRPr="00174718" w:rsidRDefault="00BF5323" w:rsidP="00BF5323">
      <w:pPr>
        <w:tabs>
          <w:tab w:val="clear" w:pos="2431"/>
        </w:tabs>
        <w:spacing w:after="120"/>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RR19= RATRR2B/MRTL</w:t>
      </w:r>
    </w:p>
    <w:p w14:paraId="34426BB1" w14:textId="77777777" w:rsidR="00BF5323" w:rsidRPr="00174718" w:rsidRDefault="00BF5323" w:rsidP="00BF5323">
      <w:pPr>
        <w:tabs>
          <w:tab w:val="clear" w:pos="2431"/>
        </w:tabs>
        <w:spacing w:after="120"/>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in which</w:t>
      </w:r>
    </w:p>
    <w:p w14:paraId="732A2BBB" w14:textId="77777777" w:rsidR="00BF5323" w:rsidRPr="00174718" w:rsidRDefault="00BF5323" w:rsidP="00BF5323">
      <w:pPr>
        <w:tabs>
          <w:tab w:val="clear" w:pos="2431"/>
        </w:tabs>
        <w:spacing w:after="120"/>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RR19= the annual Region-wide Rate applicable to load in Zone 19</w:t>
      </w:r>
    </w:p>
    <w:p w14:paraId="33DC9B3F" w14:textId="77777777" w:rsidR="00BF5323" w:rsidRPr="00174718" w:rsidRDefault="00BF5323" w:rsidP="00BF5323">
      <w:pPr>
        <w:tabs>
          <w:tab w:val="clear" w:pos="2431"/>
        </w:tabs>
        <w:spacing w:after="120"/>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RATRR2B= as defined above</w:t>
      </w:r>
    </w:p>
    <w:p w14:paraId="313C9289" w14:textId="77777777" w:rsidR="00BF5323" w:rsidRPr="00174718" w:rsidRDefault="00BF5323" w:rsidP="00BF5323">
      <w:pPr>
        <w:tabs>
          <w:tab w:val="clear" w:pos="2431"/>
        </w:tabs>
        <w:spacing w:after="120"/>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MRTL= as defined above</w:t>
      </w:r>
    </w:p>
    <w:p w14:paraId="7BCE52A7"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p>
    <w:p w14:paraId="3545DC69"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2.</w:t>
      </w:r>
      <w:r w:rsidRPr="00174718">
        <w:rPr>
          <w:rFonts w:ascii="Times New Roman" w:eastAsia="Times New Roman" w:hAnsi="Times New Roman" w:cs="Times New Roman"/>
          <w:b/>
          <w:bCs/>
          <w:sz w:val="24"/>
          <w:szCs w:val="20"/>
        </w:rPr>
        <w:tab/>
        <w:t>Region-wide Rate for Firm Point-To-Point Transmission Service</w:t>
      </w:r>
    </w:p>
    <w:p w14:paraId="542578D7"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Region-wide Rate for Firm Point-To-Point Transmission Service shall be:</w:t>
      </w:r>
    </w:p>
    <w:p w14:paraId="3C99C1FF"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Per month = </w:t>
      </w:r>
      <w:r w:rsidRPr="00174718">
        <w:rPr>
          <w:rFonts w:ascii="Times New Roman" w:eastAsia="Times New Roman" w:hAnsi="Times New Roman" w:cs="Times New Roman"/>
          <w:sz w:val="24"/>
          <w:szCs w:val="20"/>
        </w:rPr>
        <w:tab/>
        <w:t>annual Region-wide Rate divided by 12;</w:t>
      </w:r>
    </w:p>
    <w:p w14:paraId="71B43112"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Per week = </w:t>
      </w:r>
      <w:r w:rsidRPr="00174718">
        <w:rPr>
          <w:rFonts w:ascii="Times New Roman" w:eastAsia="Times New Roman" w:hAnsi="Times New Roman" w:cs="Times New Roman"/>
          <w:sz w:val="24"/>
          <w:szCs w:val="20"/>
        </w:rPr>
        <w:tab/>
        <w:t>annual Region-wide Rate divided by 52;</w:t>
      </w:r>
    </w:p>
    <w:p w14:paraId="28CB6CC9"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“on-peak” =</w:t>
      </w:r>
      <w:r w:rsidRPr="00174718">
        <w:rPr>
          <w:rFonts w:ascii="Times New Roman" w:eastAsia="Times New Roman" w:hAnsi="Times New Roman" w:cs="Times New Roman"/>
          <w:sz w:val="24"/>
          <w:szCs w:val="20"/>
        </w:rPr>
        <w:tab/>
        <w:t>the “per week” Region-wide Rate divided by 5; provided that the rate for 5 to 7 consecutive days may not exceed the “per week” Region-wide Rate; and</w:t>
      </w:r>
    </w:p>
    <w:p w14:paraId="1F192E91"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“off-peak” =</w:t>
      </w:r>
      <w:r w:rsidRPr="00174718">
        <w:rPr>
          <w:rFonts w:ascii="Times New Roman" w:eastAsia="Times New Roman" w:hAnsi="Times New Roman" w:cs="Times New Roman"/>
          <w:sz w:val="24"/>
          <w:szCs w:val="20"/>
        </w:rPr>
        <w:tab/>
        <w:t>the “per week” Region-wide Rate divided by 7.</w:t>
      </w:r>
    </w:p>
    <w:p w14:paraId="241C3876"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3.</w:t>
      </w:r>
      <w:r w:rsidRPr="00174718">
        <w:rPr>
          <w:rFonts w:ascii="Times New Roman" w:eastAsia="Times New Roman" w:hAnsi="Times New Roman" w:cs="Times New Roman"/>
          <w:b/>
          <w:bCs/>
          <w:sz w:val="24"/>
          <w:szCs w:val="20"/>
        </w:rPr>
        <w:tab/>
        <w:t>Region-wide Rate for Non-Firm Point-To-Point Transmission Service</w:t>
      </w:r>
    </w:p>
    <w:p w14:paraId="69AEBACA"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Region-wide Rate for Non-Firm Point-To-Point Transmission Service shall be:</w:t>
      </w:r>
    </w:p>
    <w:p w14:paraId="6F40D2DD"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Per month = </w:t>
      </w:r>
      <w:r w:rsidRPr="00174718">
        <w:rPr>
          <w:rFonts w:ascii="Times New Roman" w:eastAsia="Times New Roman" w:hAnsi="Times New Roman" w:cs="Times New Roman"/>
          <w:sz w:val="24"/>
          <w:szCs w:val="20"/>
        </w:rPr>
        <w:tab/>
        <w:t>annual Region-wide Rate divided by 12;</w:t>
      </w:r>
    </w:p>
    <w:p w14:paraId="24E64F50"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Per week = </w:t>
      </w:r>
      <w:r w:rsidRPr="00174718">
        <w:rPr>
          <w:rFonts w:ascii="Times New Roman" w:eastAsia="Times New Roman" w:hAnsi="Times New Roman" w:cs="Times New Roman"/>
          <w:sz w:val="24"/>
          <w:szCs w:val="20"/>
        </w:rPr>
        <w:tab/>
        <w:t>annual Region-wide Rate divided by 52:</w:t>
      </w:r>
    </w:p>
    <w:p w14:paraId="327D809D"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“on-peak” =</w:t>
      </w:r>
      <w:r w:rsidRPr="00174718">
        <w:rPr>
          <w:rFonts w:ascii="Times New Roman" w:eastAsia="Times New Roman" w:hAnsi="Times New Roman" w:cs="Times New Roman"/>
          <w:sz w:val="24"/>
          <w:szCs w:val="20"/>
        </w:rPr>
        <w:tab/>
        <w:t>the “per month” Region-wide Rate multiplied by 12 then divided by 260;</w:t>
      </w:r>
    </w:p>
    <w:p w14:paraId="13BBC4A1"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“off-peak” =</w:t>
      </w:r>
      <w:r w:rsidRPr="00174718">
        <w:rPr>
          <w:rFonts w:ascii="Times New Roman" w:eastAsia="Times New Roman" w:hAnsi="Times New Roman" w:cs="Times New Roman"/>
          <w:sz w:val="24"/>
          <w:szCs w:val="20"/>
        </w:rPr>
        <w:tab/>
        <w:t>the “per month” Region-wide Rate multiplied by 12 then divided by 365;</w:t>
      </w:r>
    </w:p>
    <w:p w14:paraId="257313CE"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hour “on-peak” =</w:t>
      </w:r>
      <w:r w:rsidRPr="00174718">
        <w:rPr>
          <w:rFonts w:ascii="Times New Roman" w:eastAsia="Times New Roman" w:hAnsi="Times New Roman" w:cs="Times New Roman"/>
          <w:sz w:val="24"/>
          <w:szCs w:val="20"/>
        </w:rPr>
        <w:tab/>
        <w:t>the “per month” Region-wide Rate multiplied by 12 then divided by 4160; and</w:t>
      </w:r>
    </w:p>
    <w:p w14:paraId="4ACB8BF8"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hour “off-peak” =</w:t>
      </w:r>
      <w:r w:rsidRPr="00174718">
        <w:rPr>
          <w:rFonts w:ascii="Times New Roman" w:eastAsia="Times New Roman" w:hAnsi="Times New Roman" w:cs="Times New Roman"/>
          <w:sz w:val="24"/>
          <w:szCs w:val="20"/>
        </w:rPr>
        <w:tab/>
        <w:t>the “per month” Region-wide Rate multiplied by 12 then divided by 8760.</w:t>
      </w:r>
    </w:p>
    <w:p w14:paraId="7DC58387"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4.</w:t>
      </w:r>
      <w:r w:rsidRPr="00174718">
        <w:rPr>
          <w:rFonts w:ascii="Times New Roman" w:eastAsia="Times New Roman" w:hAnsi="Times New Roman" w:cs="Times New Roman"/>
          <w:b/>
          <w:bCs/>
          <w:sz w:val="24"/>
          <w:szCs w:val="20"/>
        </w:rPr>
        <w:tab/>
        <w:t>Total Region-wide Charge</w:t>
      </w:r>
    </w:p>
    <w:p w14:paraId="1D53DB77" w14:textId="77777777" w:rsidR="00BF5323" w:rsidRPr="00174718" w:rsidRDefault="00BF5323" w:rsidP="00BF5323">
      <w:pPr>
        <w:pBdr>
          <w:top w:val="single" w:sz="6" w:space="0" w:color="FFFFFF"/>
          <w:left w:val="single" w:sz="6" w:space="0" w:color="FFFFFF"/>
          <w:bottom w:val="single" w:sz="6" w:space="0" w:color="FFFFFF"/>
          <w:right w:val="single" w:sz="6" w:space="0" w:color="FFFFFF"/>
        </w:pBdr>
        <w:tabs>
          <w:tab w:val="clear" w:pos="2431"/>
          <w:tab w:val="left" w:pos="720"/>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06"/>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total Region-wide Charge paid by a Transmission Customer pursuant to a reservation for hourly delivery shall not exceed the above on-peak daily rate multiplied by the highest amount of Reserved Capacity in any hour during such day.  The total Region-wide Charge in any week, pursuant to a reservation for hourly or daily delivery, shall not exceed the above Region-wide Rate specified for </w:t>
      </w:r>
      <w:r w:rsidRPr="00174718">
        <w:rPr>
          <w:rFonts w:ascii="Times New Roman" w:eastAsia="Times New Roman" w:hAnsi="Times New Roman" w:cs="Times New Roman"/>
          <w:sz w:val="24"/>
          <w:szCs w:val="20"/>
        </w:rPr>
        <w:lastRenderedPageBreak/>
        <w:t>weekly delivery multiplied by the highest amount of Reserved Capacity in any hour during such week.</w:t>
      </w:r>
    </w:p>
    <w:p w14:paraId="35171CCD"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5.</w:t>
      </w:r>
      <w:r w:rsidRPr="00174718">
        <w:rPr>
          <w:rFonts w:ascii="Times New Roman" w:eastAsia="Times New Roman" w:hAnsi="Times New Roman" w:cs="Times New Roman"/>
          <w:b/>
          <w:bCs/>
          <w:sz w:val="24"/>
          <w:szCs w:val="20"/>
        </w:rPr>
        <w:tab/>
        <w:t>Rate Sheet for Region-wide Point-To-Point Transmission Service</w:t>
      </w:r>
    </w:p>
    <w:p w14:paraId="52B8C3A1"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Firm Point-To-Point Transmission Service</w:t>
      </w:r>
    </w:p>
    <w:p w14:paraId="1535EB8E" w14:textId="77777777" w:rsidR="00BF5323" w:rsidRPr="00174718" w:rsidRDefault="00BF5323" w:rsidP="00BF5323">
      <w:pPr>
        <w:tabs>
          <w:tab w:val="clear" w:pos="2431"/>
        </w:tabs>
        <w:spacing w:after="0" w:line="360" w:lineRule="auto"/>
        <w:ind w:left="216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The Transmission Customer shall compensate the Transmission Provider each month for Reserved Capacity at the sum of the applicable charges set forth </w:t>
      </w:r>
      <w:r w:rsidRPr="00174718">
        <w:rPr>
          <w:rFonts w:ascii="Times New Roman" w:eastAsia="Times New Roman" w:hAnsi="Times New Roman" w:cs="Times New Roman"/>
          <w:sz w:val="24"/>
          <w:szCs w:val="20"/>
        </w:rPr>
        <w:t>in the (“RRR File”) posted on the SPP website.</w:t>
      </w:r>
    </w:p>
    <w:p w14:paraId="509A67EC"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Non-Firm Point-To-Point Transmission Service</w:t>
      </w:r>
    </w:p>
    <w:p w14:paraId="4E91B18F" w14:textId="77777777" w:rsidR="00BF5323" w:rsidRPr="00174718" w:rsidRDefault="00BF5323" w:rsidP="00BF5323">
      <w:pPr>
        <w:tabs>
          <w:tab w:val="clear" w:pos="2431"/>
        </w:tabs>
        <w:spacing w:after="0" w:line="360" w:lineRule="auto"/>
        <w:ind w:left="216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Transmission Customer shall compensate the Transmission Provider for Non-Firm Point-To-Point Transmission Service up to the sum of the applicable charges set forth in the RRR File.</w:t>
      </w:r>
    </w:p>
    <w:p w14:paraId="46559935"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D.</w:t>
      </w:r>
      <w:r w:rsidRPr="00174718">
        <w:rPr>
          <w:rFonts w:ascii="Times New Roman" w:eastAsia="Times New Roman" w:hAnsi="Times New Roman" w:cs="Times New Roman"/>
          <w:b/>
          <w:sz w:val="24"/>
          <w:szCs w:val="20"/>
        </w:rPr>
        <w:tab/>
      </w:r>
      <w:bookmarkStart w:id="248" w:name="_Hlk182387870"/>
      <w:r w:rsidRPr="00174718">
        <w:rPr>
          <w:rFonts w:ascii="Times New Roman" w:eastAsia="Times New Roman" w:hAnsi="Times New Roman" w:cs="Times New Roman"/>
          <w:b/>
          <w:sz w:val="24"/>
          <w:szCs w:val="20"/>
        </w:rPr>
        <w:t>Base Plan Zonal Rates for Point-To-Point Transmission Service</w:t>
      </w:r>
    </w:p>
    <w:p w14:paraId="5CE3736C"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1.</w:t>
      </w:r>
      <w:r w:rsidRPr="00174718">
        <w:rPr>
          <w:rFonts w:ascii="Times New Roman" w:eastAsia="Times New Roman" w:hAnsi="Times New Roman" w:cs="Times New Roman"/>
          <w:b/>
          <w:bCs/>
          <w:sz w:val="24"/>
          <w:szCs w:val="20"/>
        </w:rPr>
        <w:tab/>
        <w:t>Determination of Annual Base Plan Zonal Rate</w:t>
      </w:r>
    </w:p>
    <w:p w14:paraId="1CCFE907"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Base Plan Zonal Annual Transmission Revenue Requirement specified in Attachment H less any amount reallocated in accordance with Section IV.A of Attachment J is the basis for the Base Plan Zonal Rates.  The annual Base Plan Zonal Rates for Firm Point-To-Point Transmission Service shall be determined in accordance with the following formula for each Zone.</w:t>
      </w:r>
    </w:p>
    <w:p w14:paraId="6F2B6F82"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BPZR =</w:t>
      </w:r>
      <w:r w:rsidRPr="00174718">
        <w:rPr>
          <w:rFonts w:ascii="Times New Roman" w:eastAsia="Times New Roman" w:hAnsi="Times New Roman" w:cs="Times New Roman"/>
          <w:sz w:val="24"/>
          <w:szCs w:val="20"/>
        </w:rPr>
        <w:tab/>
        <w:t>BPZATRR/MZTL</w:t>
      </w:r>
    </w:p>
    <w:p w14:paraId="7061B061" w14:textId="77777777" w:rsidR="00BF5323" w:rsidRPr="00174718" w:rsidRDefault="00BF5323" w:rsidP="00BF5323">
      <w:pPr>
        <w:tabs>
          <w:tab w:val="clear" w:pos="2431"/>
          <w:tab w:val="left" w:pos="720"/>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in which</w:t>
      </w:r>
    </w:p>
    <w:p w14:paraId="6EB877A4"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BPZR =</w:t>
      </w:r>
      <w:r w:rsidRPr="00174718">
        <w:rPr>
          <w:rFonts w:ascii="Times New Roman" w:eastAsia="Times New Roman" w:hAnsi="Times New Roman" w:cs="Times New Roman"/>
          <w:sz w:val="24"/>
          <w:szCs w:val="20"/>
        </w:rPr>
        <w:tab/>
        <w:t>the annual Base Plan Zonal Rate for the Zone</w:t>
      </w:r>
    </w:p>
    <w:p w14:paraId="35D2B8E7"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BPZATRR =</w:t>
      </w:r>
      <w:r w:rsidRPr="00174718">
        <w:rPr>
          <w:rFonts w:ascii="Times New Roman" w:eastAsia="Times New Roman" w:hAnsi="Times New Roman" w:cs="Times New Roman"/>
          <w:sz w:val="24"/>
          <w:szCs w:val="20"/>
        </w:rPr>
        <w:tab/>
        <w:t>the Base Plan Zonal Annual Transmission Revenue Requirement for the Zone as specified in Attachment H less any amount reallocated in accordance with Section IV.A of Attachment J</w:t>
      </w:r>
    </w:p>
    <w:p w14:paraId="700C462A" w14:textId="77777777" w:rsidR="00BF5323" w:rsidRPr="00174718" w:rsidRDefault="00BF5323" w:rsidP="00BF5323">
      <w:pPr>
        <w:tabs>
          <w:tab w:val="clear" w:pos="2431"/>
        </w:tabs>
        <w:spacing w:after="120"/>
        <w:ind w:left="3600" w:hanging="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MZTL =</w:t>
      </w:r>
      <w:r w:rsidRPr="00174718">
        <w:rPr>
          <w:rFonts w:ascii="Times New Roman" w:eastAsia="Times New Roman" w:hAnsi="Times New Roman" w:cs="Times New Roman"/>
          <w:sz w:val="24"/>
          <w:szCs w:val="20"/>
        </w:rPr>
        <w:tab/>
        <w:t>the average of the sum of the monthly Zone transmission load for the Zone for the twelve months of the calendar year prior to the billing year.  The monthly Zone transmission load is determined in accordance with Section II.B.2.</w:t>
      </w:r>
    </w:p>
    <w:p w14:paraId="21ECA7B4"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2.</w:t>
      </w:r>
      <w:r w:rsidRPr="00174718">
        <w:rPr>
          <w:rFonts w:ascii="Times New Roman" w:eastAsia="Times New Roman" w:hAnsi="Times New Roman" w:cs="Times New Roman"/>
          <w:b/>
          <w:bCs/>
          <w:sz w:val="24"/>
          <w:szCs w:val="20"/>
        </w:rPr>
        <w:tab/>
        <w:t>Base Plan Zonal Rate for Firm Point-To-Point Transmission Service</w:t>
      </w:r>
    </w:p>
    <w:p w14:paraId="0EEA7458"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Base Plan Zonal Rate for Firm Point-To-Point Transmission Service for each Zone shall be:</w:t>
      </w:r>
    </w:p>
    <w:p w14:paraId="537E002D"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month =</w:t>
      </w:r>
      <w:r w:rsidRPr="00174718">
        <w:rPr>
          <w:rFonts w:ascii="Times New Roman" w:eastAsia="Times New Roman" w:hAnsi="Times New Roman" w:cs="Times New Roman"/>
          <w:sz w:val="24"/>
          <w:szCs w:val="20"/>
        </w:rPr>
        <w:tab/>
        <w:t>annual Base Plan Zonal Rate for the Zone divided by 12;</w:t>
      </w:r>
    </w:p>
    <w:p w14:paraId="23D99EA2"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Per week =</w:t>
      </w:r>
      <w:r w:rsidRPr="00174718">
        <w:rPr>
          <w:rFonts w:ascii="Times New Roman" w:eastAsia="Times New Roman" w:hAnsi="Times New Roman" w:cs="Times New Roman"/>
          <w:sz w:val="24"/>
          <w:szCs w:val="20"/>
        </w:rPr>
        <w:tab/>
        <w:t>annual Base Plan Zonal Rate for the Zone divided by 52;</w:t>
      </w:r>
    </w:p>
    <w:p w14:paraId="6EA76FFC"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“on-peak” =</w:t>
      </w:r>
      <w:r w:rsidRPr="00174718">
        <w:rPr>
          <w:rFonts w:ascii="Times New Roman" w:eastAsia="Times New Roman" w:hAnsi="Times New Roman" w:cs="Times New Roman"/>
          <w:sz w:val="24"/>
          <w:szCs w:val="20"/>
        </w:rPr>
        <w:tab/>
        <w:t>the “per week” Base Plan Zonal Rate for the Zone divided by 5; provided that the rate for 5 to 7 consecutive days may not exceed the “per week” Base Plan Zonal Rate;</w:t>
      </w:r>
    </w:p>
    <w:p w14:paraId="28800D29"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“off-peak” =</w:t>
      </w:r>
      <w:r w:rsidRPr="00174718">
        <w:rPr>
          <w:rFonts w:ascii="Times New Roman" w:eastAsia="Times New Roman" w:hAnsi="Times New Roman" w:cs="Times New Roman"/>
          <w:sz w:val="24"/>
          <w:szCs w:val="20"/>
        </w:rPr>
        <w:tab/>
        <w:t>the “per week” Base Plan Zonal Rate for the Zone divided by 7.</w:t>
      </w:r>
    </w:p>
    <w:p w14:paraId="5385A60D" w14:textId="77777777" w:rsidR="00BF5323" w:rsidRPr="00174718" w:rsidRDefault="00BF5323" w:rsidP="00BF5323">
      <w:pPr>
        <w:tabs>
          <w:tab w:val="clear" w:pos="2431"/>
        </w:tabs>
        <w:spacing w:after="120"/>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3.</w:t>
      </w:r>
      <w:r w:rsidRPr="00174718">
        <w:rPr>
          <w:rFonts w:ascii="Times New Roman" w:eastAsia="Times New Roman" w:hAnsi="Times New Roman" w:cs="Times New Roman"/>
          <w:b/>
          <w:bCs/>
          <w:sz w:val="24"/>
          <w:szCs w:val="20"/>
        </w:rPr>
        <w:tab/>
        <w:t>Base Plan Zonal Rate for Non-Firm Point-To-Point Transmission Service</w:t>
      </w:r>
    </w:p>
    <w:p w14:paraId="4940177D"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Base Plan Zonal Rate for Non-Firm Point-To-Point Transmission Service for each Zone shall be:</w:t>
      </w:r>
    </w:p>
    <w:p w14:paraId="3AD1FD4A"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month =</w:t>
      </w:r>
      <w:r w:rsidRPr="00174718">
        <w:rPr>
          <w:rFonts w:ascii="Times New Roman" w:eastAsia="Times New Roman" w:hAnsi="Times New Roman" w:cs="Times New Roman"/>
          <w:sz w:val="24"/>
          <w:szCs w:val="20"/>
        </w:rPr>
        <w:tab/>
        <w:t>annual Base Plan Zone Rate for the Zone divided by 12;</w:t>
      </w:r>
    </w:p>
    <w:p w14:paraId="24EEC26C"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week =</w:t>
      </w:r>
      <w:r w:rsidRPr="00174718">
        <w:rPr>
          <w:rFonts w:ascii="Times New Roman" w:eastAsia="Times New Roman" w:hAnsi="Times New Roman" w:cs="Times New Roman"/>
          <w:sz w:val="24"/>
          <w:szCs w:val="20"/>
        </w:rPr>
        <w:tab/>
        <w:t>annual Base Plan Zonal Rate for the Zone divided by 52:</w:t>
      </w:r>
    </w:p>
    <w:p w14:paraId="76A56819"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“on-peak” =</w:t>
      </w:r>
      <w:r w:rsidRPr="00174718">
        <w:rPr>
          <w:rFonts w:ascii="Times New Roman" w:eastAsia="Times New Roman" w:hAnsi="Times New Roman" w:cs="Times New Roman"/>
          <w:sz w:val="24"/>
          <w:szCs w:val="20"/>
        </w:rPr>
        <w:tab/>
        <w:t>the “per month” Base Plan Zonal Rate for the Zone multiplied by 12 then divided by 260;</w:t>
      </w:r>
    </w:p>
    <w:p w14:paraId="42977022"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day “off-peak” =</w:t>
      </w:r>
      <w:r w:rsidRPr="00174718">
        <w:rPr>
          <w:rFonts w:ascii="Times New Roman" w:eastAsia="Times New Roman" w:hAnsi="Times New Roman" w:cs="Times New Roman"/>
          <w:sz w:val="24"/>
          <w:szCs w:val="20"/>
        </w:rPr>
        <w:tab/>
        <w:t>the “per month” Base Plan Zonal Rate for the Zone multiplied by 12 then divided by 365;</w:t>
      </w:r>
    </w:p>
    <w:p w14:paraId="46B5954E"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hour “on-peak” =</w:t>
      </w:r>
      <w:r w:rsidRPr="00174718">
        <w:rPr>
          <w:rFonts w:ascii="Times New Roman" w:eastAsia="Times New Roman" w:hAnsi="Times New Roman" w:cs="Times New Roman"/>
          <w:sz w:val="24"/>
          <w:szCs w:val="20"/>
        </w:rPr>
        <w:tab/>
        <w:t>the “per month” Base Plan Zonal Rate for the Zone multiplied by 12 then divided by 4160; and</w:t>
      </w:r>
    </w:p>
    <w:p w14:paraId="3F2D99B8"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Per hour “off-peak” =</w:t>
      </w:r>
      <w:r w:rsidRPr="00174718">
        <w:rPr>
          <w:rFonts w:ascii="Times New Roman" w:eastAsia="Times New Roman" w:hAnsi="Times New Roman" w:cs="Times New Roman"/>
          <w:sz w:val="24"/>
          <w:szCs w:val="20"/>
        </w:rPr>
        <w:tab/>
        <w:t>the “per month” Base Plan Zonal Rate for the Zone multiplied by 12 then divided by 8760.</w:t>
      </w:r>
    </w:p>
    <w:p w14:paraId="536EED27" w14:textId="77777777" w:rsidR="00BF5323" w:rsidRPr="00174718" w:rsidRDefault="00BF5323" w:rsidP="00BF5323">
      <w:pPr>
        <w:tabs>
          <w:tab w:val="clear" w:pos="2431"/>
        </w:tabs>
        <w:spacing w:after="12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4.</w:t>
      </w:r>
      <w:r w:rsidRPr="00174718">
        <w:rPr>
          <w:rFonts w:ascii="Times New Roman" w:eastAsia="Times New Roman" w:hAnsi="Times New Roman" w:cs="Times New Roman"/>
          <w:b/>
          <w:bCs/>
          <w:sz w:val="24"/>
          <w:szCs w:val="20"/>
        </w:rPr>
        <w:tab/>
        <w:t>Base Plan Average Zonal Rate</w:t>
      </w:r>
    </w:p>
    <w:p w14:paraId="618CCBAE"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1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total Base Plan Zonal Annual Transmission Revenue Requirement specified in Attachment H for all Zones less the total of all zonal amounts reallocated in accordance with Section IV.A of Attachment J is the basis for the Base Plan Average Zonal Rate.  The annual Base Plan Average Zonal Rate for Firm Point-To-Point Transmission Service shall be determined in accordance with the following formula.</w:t>
      </w:r>
    </w:p>
    <w:p w14:paraId="716EBC3B" w14:textId="77777777" w:rsidR="00BF5323" w:rsidRPr="00174718" w:rsidRDefault="00BF5323" w:rsidP="00BF5323">
      <w:pPr>
        <w:tabs>
          <w:tab w:val="clear" w:pos="2431"/>
        </w:tabs>
        <w:spacing w:after="120" w:line="360" w:lineRule="auto"/>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BPAZR =</w:t>
      </w:r>
      <w:r w:rsidRPr="00174718">
        <w:rPr>
          <w:rFonts w:ascii="Times New Roman" w:eastAsia="Times New Roman" w:hAnsi="Times New Roman" w:cs="Times New Roman"/>
          <w:sz w:val="24"/>
          <w:szCs w:val="20"/>
        </w:rPr>
        <w:tab/>
        <w:t>TBPZATRR/MRTL</w:t>
      </w:r>
    </w:p>
    <w:p w14:paraId="40382476" w14:textId="77777777" w:rsidR="00BF5323" w:rsidRPr="00174718" w:rsidRDefault="00BF5323" w:rsidP="00BF5323">
      <w:pPr>
        <w:tabs>
          <w:tab w:val="clear" w:pos="2431"/>
        </w:tabs>
        <w:spacing w:after="120" w:line="360" w:lineRule="auto"/>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in which</w:t>
      </w:r>
    </w:p>
    <w:p w14:paraId="44DB949D" w14:textId="77777777" w:rsidR="00BF5323" w:rsidRPr="00174718" w:rsidRDefault="00BF5323" w:rsidP="00BF5323">
      <w:pPr>
        <w:tabs>
          <w:tab w:val="clear" w:pos="2431"/>
        </w:tabs>
        <w:spacing w:after="120" w:line="360" w:lineRule="auto"/>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BPAZR =</w:t>
      </w:r>
      <w:r w:rsidRPr="00174718">
        <w:rPr>
          <w:rFonts w:ascii="Times New Roman" w:eastAsia="Times New Roman" w:hAnsi="Times New Roman" w:cs="Times New Roman"/>
          <w:sz w:val="24"/>
          <w:szCs w:val="20"/>
        </w:rPr>
        <w:tab/>
        <w:t>the annual Base Plan Average Zonal Rate</w:t>
      </w:r>
    </w:p>
    <w:p w14:paraId="36E12B65" w14:textId="77777777" w:rsidR="00BF5323" w:rsidRPr="00174718" w:rsidRDefault="00BF5323" w:rsidP="00BF5323">
      <w:pPr>
        <w:tabs>
          <w:tab w:val="clear" w:pos="2431"/>
        </w:tabs>
        <w:spacing w:after="120" w:line="360" w:lineRule="auto"/>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TBPZATRR =</w:t>
      </w:r>
      <w:r w:rsidRPr="00174718">
        <w:rPr>
          <w:rFonts w:ascii="Times New Roman" w:eastAsia="Times New Roman" w:hAnsi="Times New Roman" w:cs="Times New Roman"/>
          <w:sz w:val="24"/>
          <w:szCs w:val="20"/>
        </w:rPr>
        <w:tab/>
        <w:t>the total Base Plan Zonal Annual Transmission Revenue Requirement for all Zones as specified in Attachment H less the total of all zonal amounts reallocated in accordance with Section IV.A of Attachment J</w:t>
      </w:r>
    </w:p>
    <w:p w14:paraId="774A8BCB" w14:textId="77777777" w:rsidR="00BF5323" w:rsidRPr="00174718" w:rsidRDefault="00BF5323" w:rsidP="00BF5323">
      <w:pPr>
        <w:tabs>
          <w:tab w:val="clear" w:pos="2431"/>
        </w:tabs>
        <w:spacing w:after="120" w:line="360" w:lineRule="auto"/>
        <w:ind w:left="4320" w:hanging="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MRTL =</w:t>
      </w:r>
      <w:r w:rsidRPr="00174718">
        <w:rPr>
          <w:rFonts w:ascii="Times New Roman" w:eastAsia="Times New Roman" w:hAnsi="Times New Roman" w:cs="Times New Roman"/>
          <w:sz w:val="24"/>
          <w:szCs w:val="20"/>
        </w:rPr>
        <w:tab/>
        <w:t>as defined in Section III.C.1</w:t>
      </w:r>
    </w:p>
    <w:p w14:paraId="01E1DD3E" w14:textId="77777777" w:rsidR="00BF5323" w:rsidRPr="00174718" w:rsidRDefault="00BF5323" w:rsidP="00BF5323">
      <w:pPr>
        <w:pBdr>
          <w:top w:val="single" w:sz="6" w:space="0" w:color="FFFFFF"/>
          <w:left w:val="single" w:sz="6" w:space="0" w:color="FFFFFF"/>
          <w:bottom w:val="single" w:sz="6" w:space="0" w:color="FFFFFF"/>
          <w:right w:val="single" w:sz="6" w:space="0" w:color="FFFFFF"/>
        </w:pBdr>
        <w:tabs>
          <w:tab w:val="clear" w:pos="2431"/>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1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Base Plan Average Zonal Rates for Firm Point-To-Point Transmission Service and Non-Firm Point-To-Point Transmission Service for each month, week, day on-peak, day off-peak, hour on-peak, and hour off-peak shall be based on the annual Base Plan Average Zonal Rate and calculated consistently with the formulas shown in Sections III.D.2 and III.D.3.</w:t>
      </w:r>
    </w:p>
    <w:p w14:paraId="50F1359D" w14:textId="77777777" w:rsidR="00BF5323" w:rsidRPr="00174718" w:rsidRDefault="00BF5323" w:rsidP="00BF5323">
      <w:pPr>
        <w:tabs>
          <w:tab w:val="clear" w:pos="2431"/>
        </w:tabs>
        <w:spacing w:after="120"/>
        <w:ind w:left="4320" w:hanging="2160"/>
        <w:jc w:val="both"/>
        <w:rPr>
          <w:rFonts w:ascii="Times New Roman" w:eastAsia="Times New Roman" w:hAnsi="Times New Roman" w:cs="Times New Roman"/>
          <w:sz w:val="24"/>
          <w:szCs w:val="20"/>
        </w:rPr>
      </w:pPr>
    </w:p>
    <w:p w14:paraId="50A2BAAD"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r w:rsidRPr="00174718">
        <w:rPr>
          <w:rFonts w:ascii="Times New Roman" w:eastAsia="Times New Roman" w:hAnsi="Times New Roman" w:cs="Times New Roman"/>
          <w:b/>
          <w:bCs/>
          <w:sz w:val="24"/>
          <w:szCs w:val="20"/>
        </w:rPr>
        <w:t>5.</w:t>
      </w:r>
      <w:r w:rsidRPr="00174718">
        <w:rPr>
          <w:rFonts w:ascii="Times New Roman" w:eastAsia="Times New Roman" w:hAnsi="Times New Roman" w:cs="Times New Roman"/>
          <w:b/>
          <w:bCs/>
          <w:sz w:val="24"/>
          <w:szCs w:val="20"/>
        </w:rPr>
        <w:tab/>
        <w:t>Total Zonal Base Plan Charge</w:t>
      </w:r>
    </w:p>
    <w:p w14:paraId="0DE06C3F" w14:textId="77777777" w:rsidR="00BF5323" w:rsidRPr="00174718" w:rsidRDefault="00BF5323" w:rsidP="00BF5323">
      <w:pPr>
        <w:pBdr>
          <w:top w:val="single" w:sz="6" w:space="0" w:color="FFFFFF"/>
          <w:left w:val="single" w:sz="6" w:space="0" w:color="FFFFFF"/>
          <w:bottom w:val="single" w:sz="6" w:space="0" w:color="FFFFFF"/>
          <w:right w:val="single" w:sz="6" w:space="0" w:color="FFFFFF"/>
        </w:pBdr>
        <w:tabs>
          <w:tab w:val="clear" w:pos="2431"/>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1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total zonal charge paid by a Transmission Customer under this Schedule 11 pursuant to a reservation for hourly delivery shall not exceed the applicable on-peak daily rate multiplied by the highest amount of Reserved Capacity in any hour during such day.  The total zonal charge under this Schedule 11 in any week, pursuant to a reservation for hourly or daily delivery, shall not exceed the applicable rate specified for weekly delivery multiplied by the highest amount of Reserved Capacity in any hour during such week.</w:t>
      </w:r>
    </w:p>
    <w:p w14:paraId="75A567DA"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6.</w:t>
      </w:r>
      <w:r w:rsidRPr="00174718">
        <w:rPr>
          <w:rFonts w:ascii="Times New Roman" w:eastAsia="Times New Roman" w:hAnsi="Times New Roman" w:cs="Times New Roman"/>
          <w:b/>
          <w:bCs/>
          <w:sz w:val="24"/>
          <w:szCs w:val="20"/>
        </w:rPr>
        <w:tab/>
        <w:t>Rate Sheets for Base Plan Zonal Point-To-Point Transmission Service</w:t>
      </w:r>
    </w:p>
    <w:p w14:paraId="658E1486" w14:textId="77777777" w:rsidR="00BF5323" w:rsidRPr="00174718" w:rsidRDefault="00BF5323" w:rsidP="00BF5323">
      <w:pPr>
        <w:tabs>
          <w:tab w:val="clear" w:pos="2431"/>
        </w:tabs>
        <w:spacing w:after="0" w:line="360" w:lineRule="auto"/>
        <w:ind w:left="216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Firm Point-To-Point Transmission Service</w:t>
      </w:r>
    </w:p>
    <w:p w14:paraId="16B63C1D" w14:textId="77777777" w:rsidR="00BF5323" w:rsidRPr="00174718" w:rsidRDefault="00BF5323" w:rsidP="00BF5323">
      <w:pPr>
        <w:tabs>
          <w:tab w:val="clear" w:pos="2431"/>
        </w:tabs>
        <w:spacing w:after="0" w:line="360" w:lineRule="auto"/>
        <w:ind w:left="216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The Transmission Customer shall compensate the Transmission Provider each month for Reserved Capacity at the sum of the applicable charges set forth </w:t>
      </w:r>
      <w:r w:rsidRPr="00174718">
        <w:rPr>
          <w:rFonts w:ascii="Times New Roman" w:eastAsia="Times New Roman" w:hAnsi="Times New Roman" w:cs="Times New Roman"/>
          <w:sz w:val="24"/>
          <w:szCs w:val="20"/>
        </w:rPr>
        <w:t>in the RRR File posted on the SPP website.</w:t>
      </w:r>
    </w:p>
    <w:p w14:paraId="682CD96F" w14:textId="77777777" w:rsidR="00BF5323" w:rsidRPr="00174718" w:rsidRDefault="00BF5323" w:rsidP="00BF5323">
      <w:pPr>
        <w:tabs>
          <w:tab w:val="clear" w:pos="2431"/>
        </w:tabs>
        <w:spacing w:after="0" w:line="360" w:lineRule="auto"/>
        <w:ind w:left="216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Non-Firm Point-To-Point Transmission Service</w:t>
      </w:r>
    </w:p>
    <w:p w14:paraId="1B9E5A4F" w14:textId="77777777" w:rsidR="00BF5323" w:rsidRPr="00174718" w:rsidRDefault="00BF5323" w:rsidP="00BF5323">
      <w:pPr>
        <w:tabs>
          <w:tab w:val="clear" w:pos="2431"/>
        </w:tabs>
        <w:spacing w:after="0" w:line="360" w:lineRule="auto"/>
        <w:ind w:left="216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The Transmission Customer shall compensate the Transmission Provider for Non</w:t>
      </w:r>
      <w:r w:rsidRPr="00174718">
        <w:rPr>
          <w:rFonts w:ascii="Times New Roman" w:eastAsia="Times New Roman" w:hAnsi="Times New Roman" w:cs="Times New Roman"/>
          <w:sz w:val="24"/>
          <w:szCs w:val="24"/>
        </w:rPr>
        <w:noBreakHyphen/>
        <w:t>Firm Point</w:t>
      </w:r>
      <w:r w:rsidRPr="00174718">
        <w:rPr>
          <w:rFonts w:ascii="Times New Roman" w:eastAsia="Times New Roman" w:hAnsi="Times New Roman" w:cs="Times New Roman"/>
          <w:sz w:val="24"/>
          <w:szCs w:val="24"/>
        </w:rPr>
        <w:noBreakHyphen/>
        <w:t>To</w:t>
      </w:r>
      <w:r w:rsidRPr="00174718">
        <w:rPr>
          <w:rFonts w:ascii="Times New Roman" w:eastAsia="Times New Roman" w:hAnsi="Times New Roman" w:cs="Times New Roman"/>
          <w:sz w:val="24"/>
          <w:szCs w:val="24"/>
        </w:rPr>
        <w:noBreakHyphen/>
        <w:t xml:space="preserve">Point Transmission Service up to the sum of the applicable charges set forth </w:t>
      </w:r>
      <w:r w:rsidRPr="00174718">
        <w:rPr>
          <w:rFonts w:ascii="Times New Roman" w:eastAsia="Times New Roman" w:hAnsi="Times New Roman" w:cs="Times New Roman"/>
          <w:sz w:val="24"/>
          <w:szCs w:val="20"/>
        </w:rPr>
        <w:t>in the RRR File posted on the SPP website.</w:t>
      </w:r>
    </w:p>
    <w:bookmarkEnd w:id="248"/>
    <w:p w14:paraId="24FB3A27" w14:textId="77777777" w:rsidR="00BF5323" w:rsidRPr="00174718" w:rsidRDefault="00BF5323" w:rsidP="00BF5323">
      <w:pPr>
        <w:pBdr>
          <w:top w:val="single" w:sz="6" w:space="0" w:color="FFFFFF"/>
          <w:left w:val="single" w:sz="6" w:space="0" w:color="FFFFFF"/>
          <w:bottom w:val="single" w:sz="6" w:space="0" w:color="FFFFFF"/>
          <w:right w:val="single" w:sz="6" w:space="0" w:color="FFFFFF"/>
        </w:pBdr>
        <w:tabs>
          <w:tab w:val="clear" w:pos="2431"/>
          <w:tab w:val="left" w:pos="720"/>
          <w:tab w:val="left" w:pos="2160"/>
          <w:tab w:val="left" w:pos="2880"/>
          <w:tab w:val="left" w:pos="3600"/>
          <w:tab w:val="left" w:pos="4320"/>
          <w:tab w:val="left" w:pos="5040"/>
          <w:tab w:val="left" w:pos="5760"/>
          <w:tab w:val="left" w:pos="6480"/>
          <w:tab w:val="left" w:pos="7200"/>
        </w:tabs>
        <w:spacing w:after="0" w:line="360" w:lineRule="auto"/>
        <w:jc w:val="both"/>
        <w:rPr>
          <w:rFonts w:ascii="Times New Roman" w:eastAsia="Times New Roman" w:hAnsi="Times New Roman" w:cs="Times New Roman"/>
          <w:b/>
          <w:bCs/>
          <w:sz w:val="24"/>
          <w:szCs w:val="20"/>
        </w:rPr>
      </w:pPr>
      <w:r w:rsidRPr="00174718">
        <w:rPr>
          <w:rFonts w:ascii="Times New Roman" w:eastAsia="Times New Roman" w:hAnsi="Times New Roman" w:cs="Times New Roman"/>
          <w:sz w:val="24"/>
          <w:szCs w:val="20"/>
        </w:rPr>
        <w:lastRenderedPageBreak/>
        <w:tab/>
      </w:r>
      <w:r w:rsidRPr="00174718">
        <w:rPr>
          <w:rFonts w:ascii="Times New Roman" w:eastAsia="Times New Roman" w:hAnsi="Times New Roman" w:cs="Times New Roman"/>
          <w:b/>
          <w:bCs/>
          <w:sz w:val="24"/>
          <w:szCs w:val="20"/>
        </w:rPr>
        <w:t>E.</w:t>
      </w:r>
      <w:r w:rsidRPr="00174718">
        <w:rPr>
          <w:rFonts w:ascii="Times New Roman" w:eastAsia="Times New Roman" w:hAnsi="Times New Roman" w:cs="Times New Roman"/>
          <w:b/>
          <w:bCs/>
          <w:sz w:val="24"/>
          <w:szCs w:val="20"/>
        </w:rPr>
        <w:tab/>
        <w:t>On-Peak and Off-Peak</w:t>
      </w:r>
    </w:p>
    <w:p w14:paraId="54F2BF83"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Off-Peak days shall be Saturdays and Sundays and all NERC holidays.  All other days shall be On-Peak.  All hours during Off-Peak days shall be Off-Peak.  On-Peak hours during On-Peak days shall be all hours from HE 0700 through HE 2200 Central Prevailing Time.  All other hours during On-Peak days shall be Off-Peak.</w:t>
      </w:r>
    </w:p>
    <w:p w14:paraId="7FA9DA28" w14:textId="77777777" w:rsidR="00BF5323" w:rsidRPr="00174718" w:rsidRDefault="00BF5323" w:rsidP="00BF5323">
      <w:pPr>
        <w:tabs>
          <w:tab w:val="clear" w:pos="2431"/>
        </w:tabs>
        <w:spacing w:after="0" w:line="360" w:lineRule="auto"/>
        <w:jc w:val="both"/>
        <w:rPr>
          <w:ins w:id="249" w:author="Author" w:date="2024-11-13T10:42:00Z" w16du:dateUtc="2024-11-13T16:42:00Z"/>
          <w:rFonts w:ascii="Times New Roman" w:eastAsia="Times New Roman" w:hAnsi="Times New Roman" w:cs="Times New Roman"/>
          <w:b/>
          <w:bCs/>
          <w:sz w:val="24"/>
          <w:szCs w:val="20"/>
        </w:rPr>
      </w:pPr>
      <w:ins w:id="250" w:author="Author" w:date="2024-11-13T10:42:00Z" w16du:dateUtc="2024-11-13T16:42:00Z">
        <w:r w:rsidRPr="00174718">
          <w:rPr>
            <w:rFonts w:ascii="Times New Roman" w:eastAsia="Times New Roman" w:hAnsi="Times New Roman" w:cs="Times New Roman"/>
            <w:b/>
            <w:bCs/>
            <w:sz w:val="24"/>
            <w:szCs w:val="20"/>
          </w:rPr>
          <w:tab/>
          <w:t xml:space="preserve">F. </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Subregion</w:t>
        </w:r>
      </w:ins>
      <w:ins w:id="251" w:author="Author" w:date="2024-12-03T09:03:00Z" w16du:dateUtc="2024-12-03T15:03:00Z">
        <w:r w:rsidRPr="00174718">
          <w:rPr>
            <w:rFonts w:ascii="Times New Roman" w:eastAsia="Times New Roman" w:hAnsi="Times New Roman" w:cs="Times New Roman"/>
            <w:b/>
            <w:bCs/>
            <w:sz w:val="24"/>
            <w:szCs w:val="20"/>
          </w:rPr>
          <w:t>al</w:t>
        </w:r>
      </w:ins>
      <w:ins w:id="252" w:author="Author" w:date="2024-11-13T10:42:00Z" w16du:dateUtc="2024-11-13T16:42:00Z">
        <w:r w:rsidRPr="00174718">
          <w:rPr>
            <w:rFonts w:ascii="Times New Roman" w:eastAsia="Times New Roman" w:hAnsi="Times New Roman" w:cs="Times New Roman"/>
            <w:b/>
            <w:bCs/>
            <w:sz w:val="24"/>
            <w:szCs w:val="20"/>
          </w:rPr>
          <w:t xml:space="preserve"> Charge for Point-To-Point Transmission Service</w:t>
        </w:r>
      </w:ins>
    </w:p>
    <w:p w14:paraId="32231B01" w14:textId="77777777" w:rsidR="00BF5323"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ins w:id="253" w:author="Author" w:date="2024-11-13T10:42:00Z">
        <w:r w:rsidRPr="00174718">
          <w:rPr>
            <w:rFonts w:ascii="Times New Roman" w:eastAsia="Times New Roman" w:hAnsi="Times New Roman" w:cs="Times New Roman"/>
            <w:sz w:val="24"/>
            <w:szCs w:val="20"/>
          </w:rPr>
          <w:t>The</w:t>
        </w:r>
        <w:r w:rsidRPr="00174718" w:rsidDel="00444BB1">
          <w:rPr>
            <w:rFonts w:ascii="Times New Roman" w:eastAsia="Times New Roman" w:hAnsi="Times New Roman" w:cs="Times New Roman"/>
            <w:sz w:val="24"/>
            <w:szCs w:val="20"/>
          </w:rPr>
          <w:t xml:space="preserve"> </w:t>
        </w:r>
      </w:ins>
      <w:ins w:id="254" w:author="Author" w:date="2024-12-03T09:05:00Z">
        <w:r w:rsidRPr="00174718">
          <w:rPr>
            <w:rFonts w:ascii="Times New Roman" w:eastAsia="Times New Roman" w:hAnsi="Times New Roman" w:cs="Times New Roman"/>
            <w:sz w:val="24"/>
            <w:szCs w:val="20"/>
          </w:rPr>
          <w:t>Subregional</w:t>
        </w:r>
      </w:ins>
      <w:ins w:id="255" w:author="Author" w:date="2024-11-13T10:42:00Z">
        <w:r w:rsidRPr="00174718">
          <w:rPr>
            <w:rFonts w:ascii="Times New Roman" w:eastAsia="Times New Roman" w:hAnsi="Times New Roman" w:cs="Times New Roman"/>
            <w:sz w:val="24"/>
            <w:szCs w:val="20"/>
          </w:rPr>
          <w:t xml:space="preserve"> Charge shall be assessed to Transmission Customers taking Firm or Non-Firm Point-To-Point Transmission Service under the SPP Tariff.  The Transmission Customer shall pay the </w:t>
        </w:r>
      </w:ins>
      <w:ins w:id="256" w:author="Author" w:date="2024-12-03T09:05:00Z">
        <w:r w:rsidRPr="00174718">
          <w:rPr>
            <w:rFonts w:ascii="Times New Roman" w:eastAsia="Times New Roman" w:hAnsi="Times New Roman" w:cs="Times New Roman"/>
            <w:sz w:val="24"/>
            <w:szCs w:val="20"/>
          </w:rPr>
          <w:t>Subregional</w:t>
        </w:r>
      </w:ins>
      <w:ins w:id="257" w:author="Author" w:date="2024-11-13T10:42:00Z">
        <w:r w:rsidRPr="00174718">
          <w:rPr>
            <w:rFonts w:ascii="Times New Roman" w:eastAsia="Times New Roman" w:hAnsi="Times New Roman" w:cs="Times New Roman"/>
            <w:sz w:val="24"/>
            <w:szCs w:val="20"/>
          </w:rPr>
          <w:t xml:space="preserve"> Rate (per kW of Reserved Capacity) based upon the </w:t>
        </w:r>
      </w:ins>
      <w:ins w:id="258" w:author="Author" w:date="2024-11-13T10:43:00Z">
        <w:r w:rsidRPr="00174718">
          <w:rPr>
            <w:rFonts w:ascii="Times New Roman" w:eastAsia="Times New Roman" w:hAnsi="Times New Roman" w:cs="Times New Roman"/>
            <w:sz w:val="24"/>
            <w:szCs w:val="20"/>
          </w:rPr>
          <w:t>Subregion</w:t>
        </w:r>
      </w:ins>
      <w:ins w:id="259" w:author="Author" w:date="2024-11-13T10:42:00Z">
        <w:r w:rsidRPr="00174718">
          <w:rPr>
            <w:rFonts w:ascii="Times New Roman" w:eastAsia="Times New Roman" w:hAnsi="Times New Roman" w:cs="Times New Roman"/>
            <w:sz w:val="24"/>
            <w:szCs w:val="20"/>
          </w:rPr>
          <w:t xml:space="preserve"> where the load is located for Point-To-Point Transmission Service where the generation source is outside the SPP Region and the load is located within the SPP Region and for Point-To-Point Transmission Service where both the generation source and the load are located within the SPP Region.  For Point-To-Point Transmission Service where the generation source is located within the SPP Region and the load is located outside of the SPP Region, and for Point-To-Point Transmission Service where both the generation source and the load are located outside of the SPP Region, the Transmission Customer shall pay the Average </w:t>
        </w:r>
      </w:ins>
      <w:ins w:id="260" w:author="Author" w:date="2024-12-03T09:05:00Z">
        <w:r w:rsidRPr="00174718">
          <w:rPr>
            <w:rFonts w:ascii="Times New Roman" w:eastAsia="Times New Roman" w:hAnsi="Times New Roman" w:cs="Times New Roman"/>
            <w:sz w:val="24"/>
            <w:szCs w:val="20"/>
          </w:rPr>
          <w:t>Subregional</w:t>
        </w:r>
      </w:ins>
      <w:ins w:id="261" w:author="Author" w:date="2024-11-13T10:42:00Z">
        <w:r w:rsidRPr="00174718">
          <w:rPr>
            <w:rFonts w:ascii="Times New Roman" w:eastAsia="Times New Roman" w:hAnsi="Times New Roman" w:cs="Times New Roman"/>
            <w:sz w:val="24"/>
            <w:szCs w:val="20"/>
          </w:rPr>
          <w:t xml:space="preserve"> Rate (per kW of Reserved Capacity).  The </w:t>
        </w:r>
      </w:ins>
      <w:ins w:id="262" w:author="Author" w:date="2024-12-03T09:05:00Z">
        <w:r w:rsidRPr="00174718">
          <w:rPr>
            <w:rFonts w:ascii="Times New Roman" w:eastAsia="Times New Roman" w:hAnsi="Times New Roman" w:cs="Times New Roman"/>
            <w:sz w:val="24"/>
            <w:szCs w:val="20"/>
          </w:rPr>
          <w:t>Subregional</w:t>
        </w:r>
      </w:ins>
      <w:ins w:id="263" w:author="Author" w:date="2024-11-13T10:42:00Z">
        <w:r w:rsidRPr="00174718">
          <w:rPr>
            <w:rFonts w:ascii="Times New Roman" w:eastAsia="Times New Roman" w:hAnsi="Times New Roman" w:cs="Times New Roman"/>
            <w:sz w:val="24"/>
            <w:szCs w:val="20"/>
          </w:rPr>
          <w:t xml:space="preserve"> Rates and the Average </w:t>
        </w:r>
      </w:ins>
      <w:ins w:id="264" w:author="Author" w:date="2024-12-03T09:05:00Z">
        <w:r w:rsidRPr="00174718">
          <w:rPr>
            <w:rFonts w:ascii="Times New Roman" w:eastAsia="Times New Roman" w:hAnsi="Times New Roman" w:cs="Times New Roman"/>
            <w:sz w:val="24"/>
            <w:szCs w:val="20"/>
          </w:rPr>
          <w:t>Subregional</w:t>
        </w:r>
      </w:ins>
      <w:ins w:id="265" w:author="Author" w:date="2024-11-13T10:42:00Z">
        <w:r w:rsidRPr="00174718">
          <w:rPr>
            <w:rFonts w:ascii="Times New Roman" w:eastAsia="Times New Roman" w:hAnsi="Times New Roman" w:cs="Times New Roman"/>
            <w:sz w:val="24"/>
            <w:szCs w:val="20"/>
          </w:rPr>
          <w:t xml:space="preserve"> Rate shall be calculated in accordance with Section III.</w:t>
        </w:r>
      </w:ins>
      <w:ins w:id="266" w:author="Author" w:date="2024-11-13T10:55:00Z">
        <w:r w:rsidRPr="00174718">
          <w:rPr>
            <w:rFonts w:ascii="Times New Roman" w:eastAsia="Times New Roman" w:hAnsi="Times New Roman" w:cs="Times New Roman"/>
            <w:sz w:val="24"/>
            <w:szCs w:val="20"/>
          </w:rPr>
          <w:t>G</w:t>
        </w:r>
      </w:ins>
      <w:ins w:id="267" w:author="Author" w:date="2024-11-13T10:42:00Z">
        <w:r w:rsidRPr="00174718">
          <w:rPr>
            <w:rFonts w:ascii="Times New Roman" w:eastAsia="Times New Roman" w:hAnsi="Times New Roman" w:cs="Times New Roman"/>
            <w:sz w:val="24"/>
            <w:szCs w:val="20"/>
          </w:rPr>
          <w:t xml:space="preserve"> and set forth in the RRR File posted on the SPP website.</w:t>
        </w:r>
      </w:ins>
    </w:p>
    <w:p w14:paraId="07CFD38D" w14:textId="77777777" w:rsidR="00BF5323" w:rsidRPr="00174718" w:rsidRDefault="00BF5323" w:rsidP="00BF5323">
      <w:pPr>
        <w:tabs>
          <w:tab w:val="clear" w:pos="2431"/>
        </w:tabs>
        <w:spacing w:after="0" w:line="360" w:lineRule="auto"/>
        <w:ind w:firstLine="720"/>
        <w:jc w:val="both"/>
        <w:rPr>
          <w:ins w:id="268" w:author="Author" w:date="2024-11-13T10:57:00Z" w16du:dateUtc="2024-11-13T16:57:00Z"/>
          <w:rFonts w:ascii="Times New Roman" w:eastAsia="Times New Roman" w:hAnsi="Times New Roman" w:cs="Times New Roman"/>
          <w:b/>
          <w:bCs/>
          <w:sz w:val="24"/>
          <w:szCs w:val="20"/>
        </w:rPr>
      </w:pPr>
      <w:ins w:id="269" w:author="Author" w:date="2024-11-13T10:58:00Z">
        <w:r w:rsidRPr="00174718">
          <w:rPr>
            <w:rFonts w:ascii="Times New Roman" w:eastAsia="Times New Roman" w:hAnsi="Times New Roman" w:cs="Times New Roman"/>
            <w:b/>
            <w:bCs/>
            <w:sz w:val="24"/>
            <w:szCs w:val="20"/>
          </w:rPr>
          <w:t>G.</w:t>
        </w:r>
      </w:ins>
      <w:ins w:id="270" w:author="Charles Locke" w:date="2025-01-10T15:14:00Z">
        <w:r w:rsidRPr="00174718">
          <w:rPr>
            <w:rFonts w:ascii="Times New Roman" w:eastAsia="Times New Roman" w:hAnsi="Times New Roman" w:cs="Times New Roman"/>
            <w:sz w:val="24"/>
            <w:szCs w:val="20"/>
          </w:rPr>
          <w:tab/>
        </w:r>
      </w:ins>
      <w:ins w:id="271" w:author="Author" w:date="2024-12-03T09:05:00Z">
        <w:r w:rsidRPr="00174718">
          <w:rPr>
            <w:rFonts w:ascii="Times New Roman" w:eastAsia="Times New Roman" w:hAnsi="Times New Roman" w:cs="Times New Roman"/>
            <w:b/>
            <w:bCs/>
            <w:sz w:val="24"/>
            <w:szCs w:val="20"/>
          </w:rPr>
          <w:t>Subregional</w:t>
        </w:r>
      </w:ins>
      <w:ins w:id="272" w:author="Author" w:date="2024-11-13T10:57:00Z">
        <w:r w:rsidRPr="00174718">
          <w:rPr>
            <w:rFonts w:ascii="Times New Roman" w:eastAsia="Times New Roman" w:hAnsi="Times New Roman" w:cs="Times New Roman"/>
            <w:b/>
            <w:bCs/>
            <w:sz w:val="24"/>
            <w:szCs w:val="20"/>
          </w:rPr>
          <w:t xml:space="preserve"> Rates for Point-To-Point Transmission Service</w:t>
        </w:r>
      </w:ins>
    </w:p>
    <w:p w14:paraId="4AF38810" w14:textId="77777777" w:rsidR="00BF5323" w:rsidRPr="00174718" w:rsidRDefault="00BF5323" w:rsidP="00BF5323">
      <w:pPr>
        <w:tabs>
          <w:tab w:val="clear" w:pos="2431"/>
        </w:tabs>
        <w:spacing w:after="120"/>
        <w:ind w:left="2160" w:hanging="720"/>
        <w:jc w:val="both"/>
        <w:rPr>
          <w:ins w:id="273" w:author="Author" w:date="2024-11-13T10:57:00Z" w16du:dateUtc="2024-11-13T16:57:00Z"/>
          <w:rFonts w:ascii="Times New Roman" w:eastAsia="Times New Roman" w:hAnsi="Times New Roman" w:cs="Times New Roman"/>
          <w:b/>
          <w:bCs/>
          <w:sz w:val="24"/>
          <w:szCs w:val="20"/>
        </w:rPr>
      </w:pPr>
      <w:ins w:id="274" w:author="Author" w:date="2024-11-13T10:57:00Z">
        <w:r w:rsidRPr="00174718">
          <w:rPr>
            <w:rFonts w:ascii="Times New Roman" w:eastAsia="Times New Roman" w:hAnsi="Times New Roman" w:cs="Times New Roman"/>
            <w:b/>
            <w:bCs/>
            <w:sz w:val="24"/>
            <w:szCs w:val="20"/>
          </w:rPr>
          <w:t>1.</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Determination of Annual </w:t>
        </w:r>
      </w:ins>
      <w:ins w:id="275" w:author="Author" w:date="2024-12-03T09:06:00Z">
        <w:r w:rsidRPr="00174718">
          <w:rPr>
            <w:rFonts w:ascii="Times New Roman" w:eastAsia="Times New Roman" w:hAnsi="Times New Roman" w:cs="Times New Roman"/>
            <w:b/>
            <w:bCs/>
            <w:sz w:val="24"/>
            <w:szCs w:val="20"/>
          </w:rPr>
          <w:t>Subregional</w:t>
        </w:r>
      </w:ins>
      <w:ins w:id="276" w:author="Author" w:date="2024-11-13T10:57:00Z">
        <w:r w:rsidRPr="00174718">
          <w:rPr>
            <w:rFonts w:ascii="Times New Roman" w:eastAsia="Times New Roman" w:hAnsi="Times New Roman" w:cs="Times New Roman"/>
            <w:b/>
            <w:bCs/>
            <w:sz w:val="24"/>
            <w:szCs w:val="20"/>
          </w:rPr>
          <w:t xml:space="preserve"> Rate</w:t>
        </w:r>
      </w:ins>
    </w:p>
    <w:p w14:paraId="7BB79E5B" w14:textId="77777777" w:rsidR="00BF5323" w:rsidRPr="00174718" w:rsidRDefault="00BF5323" w:rsidP="00BF5323">
      <w:pPr>
        <w:tabs>
          <w:tab w:val="clear" w:pos="2431"/>
        </w:tabs>
        <w:spacing w:after="0" w:line="360" w:lineRule="auto"/>
        <w:ind w:left="1440" w:firstLine="720"/>
        <w:jc w:val="both"/>
        <w:rPr>
          <w:ins w:id="277" w:author="Author" w:date="2024-11-13T10:57:00Z" w16du:dateUtc="2024-11-13T16:57:00Z"/>
          <w:rFonts w:ascii="Times New Roman" w:eastAsia="Times New Roman" w:hAnsi="Times New Roman" w:cs="Times New Roman"/>
          <w:sz w:val="24"/>
          <w:szCs w:val="20"/>
        </w:rPr>
      </w:pPr>
      <w:ins w:id="278" w:author="Author" w:date="2024-11-13T10:57:00Z">
        <w:r w:rsidRPr="00174718">
          <w:rPr>
            <w:rFonts w:ascii="Times New Roman" w:eastAsia="Times New Roman" w:hAnsi="Times New Roman" w:cs="Times New Roman"/>
            <w:sz w:val="24"/>
            <w:szCs w:val="20"/>
          </w:rPr>
          <w:t>The</w:t>
        </w:r>
        <w:r w:rsidRPr="00174718" w:rsidDel="00E54D58">
          <w:rPr>
            <w:rFonts w:ascii="Times New Roman" w:eastAsia="Times New Roman" w:hAnsi="Times New Roman" w:cs="Times New Roman"/>
            <w:sz w:val="24"/>
            <w:szCs w:val="20"/>
          </w:rPr>
          <w:t xml:space="preserve"> </w:t>
        </w:r>
      </w:ins>
      <w:ins w:id="279" w:author="Author" w:date="2024-12-03T09:06:00Z">
        <w:r w:rsidRPr="00174718">
          <w:rPr>
            <w:rFonts w:ascii="Times New Roman" w:eastAsia="Times New Roman" w:hAnsi="Times New Roman" w:cs="Times New Roman"/>
            <w:sz w:val="24"/>
            <w:szCs w:val="20"/>
          </w:rPr>
          <w:t>Subregional</w:t>
        </w:r>
      </w:ins>
      <w:ins w:id="280" w:author="Author" w:date="2024-11-13T10:57:00Z">
        <w:r w:rsidRPr="00174718">
          <w:rPr>
            <w:rFonts w:ascii="Times New Roman" w:eastAsia="Times New Roman" w:hAnsi="Times New Roman" w:cs="Times New Roman"/>
            <w:sz w:val="24"/>
            <w:szCs w:val="20"/>
          </w:rPr>
          <w:t xml:space="preserve"> Annual Transmission Revenue Requirement specified in Attachment H </w:t>
        </w:r>
      </w:ins>
      <w:ins w:id="281" w:author="Charles Locke" w:date="2025-01-10T15:16:00Z">
        <w:r w:rsidRPr="00174718">
          <w:rPr>
            <w:rFonts w:ascii="Times New Roman" w:eastAsia="Times New Roman" w:hAnsi="Times New Roman" w:cs="Times New Roman"/>
            <w:sz w:val="24"/>
            <w:szCs w:val="20"/>
          </w:rPr>
          <w:t xml:space="preserve">for each Subregion </w:t>
        </w:r>
      </w:ins>
      <w:ins w:id="282" w:author="Author" w:date="2024-11-13T10:57:00Z">
        <w:r w:rsidRPr="00174718">
          <w:rPr>
            <w:rFonts w:ascii="Times New Roman" w:eastAsia="Times New Roman" w:hAnsi="Times New Roman" w:cs="Times New Roman"/>
            <w:sz w:val="24"/>
            <w:szCs w:val="20"/>
          </w:rPr>
          <w:t xml:space="preserve">is the basis for </w:t>
        </w:r>
      </w:ins>
      <w:ins w:id="283" w:author="Charles Locke" w:date="2025-01-10T15:16:00Z">
        <w:r w:rsidRPr="00174718">
          <w:rPr>
            <w:rFonts w:ascii="Times New Roman" w:eastAsia="Times New Roman" w:hAnsi="Times New Roman" w:cs="Times New Roman"/>
            <w:sz w:val="24"/>
            <w:szCs w:val="20"/>
          </w:rPr>
          <w:t>each</w:t>
        </w:r>
      </w:ins>
      <w:ins w:id="284" w:author="Author" w:date="2024-11-13T10:57:00Z">
        <w:r w:rsidRPr="00174718" w:rsidDel="00E54D58">
          <w:rPr>
            <w:rFonts w:ascii="Times New Roman" w:eastAsia="Times New Roman" w:hAnsi="Times New Roman" w:cs="Times New Roman"/>
            <w:sz w:val="24"/>
            <w:szCs w:val="20"/>
          </w:rPr>
          <w:t xml:space="preserve"> </w:t>
        </w:r>
      </w:ins>
      <w:ins w:id="285" w:author="Author" w:date="2024-12-03T09:06:00Z">
        <w:r w:rsidRPr="00174718">
          <w:rPr>
            <w:rFonts w:ascii="Times New Roman" w:eastAsia="Times New Roman" w:hAnsi="Times New Roman" w:cs="Times New Roman"/>
            <w:sz w:val="24"/>
            <w:szCs w:val="20"/>
          </w:rPr>
          <w:t>Subregional</w:t>
        </w:r>
      </w:ins>
      <w:ins w:id="286" w:author="Author" w:date="2024-11-13T10:57:00Z">
        <w:r w:rsidRPr="00174718">
          <w:rPr>
            <w:rFonts w:ascii="Times New Roman" w:eastAsia="Times New Roman" w:hAnsi="Times New Roman" w:cs="Times New Roman"/>
            <w:sz w:val="24"/>
            <w:szCs w:val="20"/>
          </w:rPr>
          <w:t xml:space="preserve"> Rate.  The annual </w:t>
        </w:r>
      </w:ins>
      <w:ins w:id="287" w:author="Author" w:date="2024-12-03T09:06:00Z">
        <w:r w:rsidRPr="00174718">
          <w:rPr>
            <w:rFonts w:ascii="Times New Roman" w:eastAsia="Times New Roman" w:hAnsi="Times New Roman" w:cs="Times New Roman"/>
            <w:sz w:val="24"/>
            <w:szCs w:val="20"/>
          </w:rPr>
          <w:t>Subregional</w:t>
        </w:r>
      </w:ins>
      <w:ins w:id="288" w:author="Author" w:date="2024-11-13T14:07:00Z">
        <w:r w:rsidRPr="00174718">
          <w:rPr>
            <w:rFonts w:ascii="Times New Roman" w:eastAsia="Times New Roman" w:hAnsi="Times New Roman" w:cs="Times New Roman"/>
            <w:sz w:val="24"/>
            <w:szCs w:val="20"/>
          </w:rPr>
          <w:t xml:space="preserve"> </w:t>
        </w:r>
      </w:ins>
      <w:ins w:id="289" w:author="Author" w:date="2024-11-13T10:57:00Z">
        <w:r w:rsidRPr="00174718">
          <w:rPr>
            <w:rFonts w:ascii="Times New Roman" w:eastAsia="Times New Roman" w:hAnsi="Times New Roman" w:cs="Times New Roman"/>
            <w:sz w:val="24"/>
            <w:szCs w:val="20"/>
          </w:rPr>
          <w:t xml:space="preserve">Rate for Firm Point-To-Point Transmission Service shall be determined in accordance with the following formula for each </w:t>
        </w:r>
      </w:ins>
      <w:ins w:id="290" w:author="Author" w:date="2024-12-02T10:44:00Z">
        <w:r w:rsidRPr="00174718">
          <w:rPr>
            <w:rFonts w:ascii="Times New Roman" w:eastAsia="Times New Roman" w:hAnsi="Times New Roman" w:cs="Times New Roman"/>
            <w:sz w:val="24"/>
            <w:szCs w:val="20"/>
          </w:rPr>
          <w:t>Subregion</w:t>
        </w:r>
      </w:ins>
      <w:ins w:id="291" w:author="Nicole Wagner" w:date="2024-12-10T15:32:00Z">
        <w:r w:rsidRPr="00174718">
          <w:rPr>
            <w:rFonts w:ascii="Times New Roman" w:eastAsia="Times New Roman" w:hAnsi="Times New Roman" w:cs="Times New Roman"/>
            <w:sz w:val="24"/>
            <w:szCs w:val="20"/>
          </w:rPr>
          <w:t>:</w:t>
        </w:r>
      </w:ins>
    </w:p>
    <w:p w14:paraId="4E431360"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ins w:id="292" w:author="Author" w:date="2024-11-13T10:57:00Z" w16du:dateUtc="2024-11-13T16:57:00Z"/>
          <w:rFonts w:ascii="Times New Roman" w:eastAsia="Times New Roman" w:hAnsi="Times New Roman" w:cs="Times New Roman"/>
          <w:sz w:val="24"/>
          <w:szCs w:val="20"/>
        </w:rPr>
      </w:pPr>
      <w:ins w:id="293" w:author="Author" w:date="2024-11-13T14:07:00Z" w16du:dateUtc="2024-11-13T20:07:00Z">
        <w:r w:rsidRPr="00174718">
          <w:rPr>
            <w:rFonts w:ascii="Times New Roman" w:eastAsia="Times New Roman" w:hAnsi="Times New Roman" w:cs="Times New Roman"/>
            <w:sz w:val="24"/>
            <w:szCs w:val="20"/>
          </w:rPr>
          <w:t>S</w:t>
        </w:r>
      </w:ins>
      <w:ins w:id="294" w:author="Author" w:date="2024-11-13T10:57:00Z" w16du:dateUtc="2024-11-13T16:57:00Z">
        <w:r w:rsidRPr="00174718">
          <w:rPr>
            <w:rFonts w:ascii="Times New Roman" w:eastAsia="Times New Roman" w:hAnsi="Times New Roman" w:cs="Times New Roman"/>
            <w:sz w:val="24"/>
            <w:szCs w:val="20"/>
          </w:rPr>
          <w:t>R =</w:t>
        </w:r>
        <w:r w:rsidRPr="00174718">
          <w:rPr>
            <w:rFonts w:ascii="Times New Roman" w:eastAsia="Times New Roman" w:hAnsi="Times New Roman" w:cs="Times New Roman"/>
            <w:sz w:val="24"/>
            <w:szCs w:val="20"/>
          </w:rPr>
          <w:tab/>
        </w:r>
      </w:ins>
      <w:ins w:id="295" w:author="Author" w:date="2024-11-13T14:08:00Z" w16du:dateUtc="2024-11-13T20:08:00Z">
        <w:r w:rsidRPr="00174718">
          <w:rPr>
            <w:rFonts w:ascii="Times New Roman" w:eastAsia="Times New Roman" w:hAnsi="Times New Roman" w:cs="Times New Roman"/>
            <w:sz w:val="24"/>
            <w:szCs w:val="20"/>
          </w:rPr>
          <w:t>S</w:t>
        </w:r>
      </w:ins>
      <w:ins w:id="296" w:author="Author" w:date="2024-11-13T10:57:00Z" w16du:dateUtc="2024-11-13T16:57:00Z">
        <w:r w:rsidRPr="00174718">
          <w:rPr>
            <w:rFonts w:ascii="Times New Roman" w:eastAsia="Times New Roman" w:hAnsi="Times New Roman" w:cs="Times New Roman"/>
            <w:sz w:val="24"/>
            <w:szCs w:val="20"/>
          </w:rPr>
          <w:t>ATRR/M</w:t>
        </w:r>
      </w:ins>
      <w:ins w:id="297" w:author="Author" w:date="2024-11-13T14:09:00Z" w16du:dateUtc="2024-11-13T20:09:00Z">
        <w:r w:rsidRPr="00174718">
          <w:rPr>
            <w:rFonts w:ascii="Times New Roman" w:eastAsia="Times New Roman" w:hAnsi="Times New Roman" w:cs="Times New Roman"/>
            <w:sz w:val="24"/>
            <w:szCs w:val="20"/>
          </w:rPr>
          <w:t>S</w:t>
        </w:r>
      </w:ins>
      <w:ins w:id="298" w:author="Author" w:date="2024-11-13T10:57:00Z" w16du:dateUtc="2024-11-13T16:57:00Z">
        <w:r w:rsidRPr="00174718">
          <w:rPr>
            <w:rFonts w:ascii="Times New Roman" w:eastAsia="Times New Roman" w:hAnsi="Times New Roman" w:cs="Times New Roman"/>
            <w:sz w:val="24"/>
            <w:szCs w:val="20"/>
          </w:rPr>
          <w:t>TL</w:t>
        </w:r>
      </w:ins>
    </w:p>
    <w:p w14:paraId="7E4B2FB3" w14:textId="77777777" w:rsidR="00BF5323" w:rsidRPr="00174718" w:rsidRDefault="00BF5323" w:rsidP="00BF5323">
      <w:pPr>
        <w:tabs>
          <w:tab w:val="clear" w:pos="2431"/>
          <w:tab w:val="left" w:pos="720"/>
          <w:tab w:val="left" w:pos="1440"/>
          <w:tab w:val="left" w:pos="162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ins w:id="299" w:author="Author" w:date="2024-11-13T10:57:00Z" w16du:dateUtc="2024-11-13T16:57:00Z"/>
          <w:rFonts w:ascii="Times New Roman" w:eastAsia="Times New Roman" w:hAnsi="Times New Roman" w:cs="Times New Roman"/>
          <w:sz w:val="24"/>
          <w:szCs w:val="20"/>
        </w:rPr>
      </w:pPr>
      <w:ins w:id="300" w:author="Author" w:date="2024-11-13T10:57:00Z" w16du:dateUtc="2024-11-13T16:57:00Z">
        <w:r w:rsidRPr="00174718">
          <w:rPr>
            <w:rFonts w:ascii="Times New Roman" w:eastAsia="Times New Roman" w:hAnsi="Times New Roman" w:cs="Times New Roman"/>
            <w:sz w:val="24"/>
            <w:szCs w:val="20"/>
          </w:rPr>
          <w:t>in which</w:t>
        </w:r>
      </w:ins>
    </w:p>
    <w:p w14:paraId="2571E076"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2160"/>
        <w:jc w:val="both"/>
        <w:rPr>
          <w:ins w:id="301" w:author="Author" w:date="2024-11-13T10:57:00Z" w16du:dateUtc="2024-11-13T16:57:00Z"/>
          <w:rFonts w:ascii="Times New Roman" w:eastAsia="Times New Roman" w:hAnsi="Times New Roman" w:cs="Times New Roman"/>
          <w:sz w:val="24"/>
          <w:szCs w:val="20"/>
        </w:rPr>
      </w:pPr>
      <w:ins w:id="302" w:author="Author" w:date="2024-11-13T14:09:00Z">
        <w:r w:rsidRPr="00174718">
          <w:rPr>
            <w:rFonts w:ascii="Times New Roman" w:eastAsia="Times New Roman" w:hAnsi="Times New Roman" w:cs="Times New Roman"/>
            <w:sz w:val="24"/>
            <w:szCs w:val="20"/>
          </w:rPr>
          <w:t>S</w:t>
        </w:r>
      </w:ins>
      <w:ins w:id="303" w:author="Author" w:date="2024-11-13T10:57:00Z">
        <w:r w:rsidRPr="00174718">
          <w:rPr>
            <w:rFonts w:ascii="Times New Roman" w:eastAsia="Times New Roman" w:hAnsi="Times New Roman" w:cs="Times New Roman"/>
            <w:sz w:val="24"/>
            <w:szCs w:val="20"/>
          </w:rPr>
          <w:t>R =</w:t>
        </w:r>
        <w:r w:rsidRPr="00174718">
          <w:rPr>
            <w:rFonts w:ascii="Times New Roman" w:eastAsia="Times New Roman" w:hAnsi="Times New Roman" w:cs="Times New Roman"/>
            <w:sz w:val="24"/>
            <w:szCs w:val="20"/>
          </w:rPr>
          <w:tab/>
        </w:r>
      </w:ins>
      <w:ins w:id="304" w:author="Marisa Choate" w:date="2025-02-04T09:06:00Z" w16du:dateUtc="2025-02-04T15:06:00Z">
        <w:r w:rsidRPr="00174718">
          <w:rPr>
            <w:rFonts w:ascii="Times New Roman" w:eastAsia="Times New Roman" w:hAnsi="Times New Roman" w:cs="Times New Roman"/>
            <w:sz w:val="24"/>
            <w:szCs w:val="20"/>
          </w:rPr>
          <w:tab/>
        </w:r>
      </w:ins>
      <w:ins w:id="305" w:author="Author" w:date="2024-11-13T10:57:00Z">
        <w:r w:rsidRPr="00174718">
          <w:rPr>
            <w:rFonts w:ascii="Times New Roman" w:eastAsia="Times New Roman" w:hAnsi="Times New Roman" w:cs="Times New Roman"/>
            <w:sz w:val="24"/>
            <w:szCs w:val="20"/>
          </w:rPr>
          <w:t xml:space="preserve">the annual </w:t>
        </w:r>
      </w:ins>
      <w:ins w:id="306" w:author="Author" w:date="2024-12-03T09:06:00Z">
        <w:r w:rsidRPr="00174718">
          <w:rPr>
            <w:rFonts w:ascii="Times New Roman" w:eastAsia="Times New Roman" w:hAnsi="Times New Roman" w:cs="Times New Roman"/>
            <w:sz w:val="24"/>
            <w:szCs w:val="20"/>
          </w:rPr>
          <w:t>Subregional</w:t>
        </w:r>
      </w:ins>
      <w:ins w:id="307" w:author="Author" w:date="2024-11-13T10:57:00Z">
        <w:r w:rsidRPr="00174718">
          <w:rPr>
            <w:rFonts w:ascii="Times New Roman" w:eastAsia="Times New Roman" w:hAnsi="Times New Roman" w:cs="Times New Roman"/>
            <w:sz w:val="24"/>
            <w:szCs w:val="20"/>
          </w:rPr>
          <w:t xml:space="preserve"> Rate for the </w:t>
        </w:r>
      </w:ins>
      <w:ins w:id="308" w:author="Author" w:date="2024-11-13T14:10:00Z">
        <w:r w:rsidRPr="00174718">
          <w:rPr>
            <w:rFonts w:ascii="Times New Roman" w:eastAsia="Times New Roman" w:hAnsi="Times New Roman" w:cs="Times New Roman"/>
            <w:sz w:val="24"/>
            <w:szCs w:val="20"/>
          </w:rPr>
          <w:t>Subregion</w:t>
        </w:r>
      </w:ins>
    </w:p>
    <w:p w14:paraId="1CBCE137" w14:textId="77777777" w:rsidR="00BF5323" w:rsidRPr="00174718" w:rsidRDefault="00BF5323" w:rsidP="00BF5323">
      <w:pPr>
        <w:tabs>
          <w:tab w:val="clear" w:pos="2431"/>
        </w:tabs>
        <w:spacing w:after="120"/>
        <w:ind w:left="3600" w:hanging="1440"/>
        <w:jc w:val="both"/>
        <w:rPr>
          <w:ins w:id="309" w:author="Author" w:date="2024-11-13T10:57:00Z" w16du:dateUtc="2024-11-13T16:57:00Z"/>
          <w:rFonts w:ascii="Times New Roman" w:eastAsia="Times New Roman" w:hAnsi="Times New Roman" w:cs="Times New Roman"/>
          <w:sz w:val="24"/>
          <w:szCs w:val="20"/>
        </w:rPr>
      </w:pPr>
      <w:ins w:id="310" w:author="Author" w:date="2024-11-13T14:10:00Z">
        <w:r w:rsidRPr="00174718">
          <w:rPr>
            <w:rFonts w:ascii="Times New Roman" w:eastAsia="Times New Roman" w:hAnsi="Times New Roman" w:cs="Times New Roman"/>
            <w:sz w:val="24"/>
            <w:szCs w:val="20"/>
          </w:rPr>
          <w:t>S</w:t>
        </w:r>
      </w:ins>
      <w:ins w:id="311" w:author="Author" w:date="2024-11-13T10:57:00Z">
        <w:r w:rsidRPr="00174718">
          <w:rPr>
            <w:rFonts w:ascii="Times New Roman" w:eastAsia="Times New Roman" w:hAnsi="Times New Roman" w:cs="Times New Roman"/>
            <w:sz w:val="24"/>
            <w:szCs w:val="20"/>
          </w:rPr>
          <w:t>ATRR =</w:t>
        </w:r>
        <w:r w:rsidRPr="00174718">
          <w:rPr>
            <w:rFonts w:ascii="Times New Roman" w:eastAsia="Times New Roman" w:hAnsi="Times New Roman" w:cs="Times New Roman"/>
            <w:sz w:val="24"/>
            <w:szCs w:val="20"/>
          </w:rPr>
          <w:tab/>
          <w:t xml:space="preserve">the </w:t>
        </w:r>
      </w:ins>
      <w:ins w:id="312" w:author="Author" w:date="2024-12-03T09:06:00Z">
        <w:r w:rsidRPr="00174718">
          <w:rPr>
            <w:rFonts w:ascii="Times New Roman" w:eastAsia="Times New Roman" w:hAnsi="Times New Roman" w:cs="Times New Roman"/>
            <w:sz w:val="24"/>
            <w:szCs w:val="20"/>
          </w:rPr>
          <w:t>Subregional</w:t>
        </w:r>
      </w:ins>
      <w:ins w:id="313" w:author="Author" w:date="2024-11-13T10:57:00Z">
        <w:r w:rsidRPr="00174718">
          <w:rPr>
            <w:rFonts w:ascii="Times New Roman" w:eastAsia="Times New Roman" w:hAnsi="Times New Roman" w:cs="Times New Roman"/>
            <w:sz w:val="24"/>
            <w:szCs w:val="20"/>
          </w:rPr>
          <w:t xml:space="preserve"> Annual Transmission Revenue Requirement for the </w:t>
        </w:r>
      </w:ins>
      <w:ins w:id="314" w:author="Author" w:date="2024-11-13T14:11:00Z">
        <w:r w:rsidRPr="00174718">
          <w:rPr>
            <w:rFonts w:ascii="Times New Roman" w:eastAsia="Times New Roman" w:hAnsi="Times New Roman" w:cs="Times New Roman"/>
            <w:sz w:val="24"/>
            <w:szCs w:val="20"/>
          </w:rPr>
          <w:t>Subregion</w:t>
        </w:r>
      </w:ins>
      <w:ins w:id="315" w:author="Author" w:date="2024-11-13T10:57:00Z">
        <w:r w:rsidRPr="00174718">
          <w:rPr>
            <w:rFonts w:ascii="Times New Roman" w:eastAsia="Times New Roman" w:hAnsi="Times New Roman" w:cs="Times New Roman"/>
            <w:sz w:val="24"/>
            <w:szCs w:val="20"/>
          </w:rPr>
          <w:t xml:space="preserve"> as specified in Attachment H </w:t>
        </w:r>
      </w:ins>
    </w:p>
    <w:p w14:paraId="1518C65C" w14:textId="2DF8D3E0" w:rsidR="00BF5323" w:rsidRPr="00174718" w:rsidRDefault="00BF5323" w:rsidP="00BF5323">
      <w:pPr>
        <w:tabs>
          <w:tab w:val="clear" w:pos="2431"/>
        </w:tabs>
        <w:spacing w:after="120"/>
        <w:ind w:left="3600" w:hanging="1440"/>
        <w:jc w:val="both"/>
        <w:rPr>
          <w:ins w:id="316" w:author="Author" w:date="2024-11-13T10:57:00Z" w16du:dateUtc="2024-11-13T16:57:00Z"/>
          <w:rFonts w:ascii="Times New Roman" w:eastAsia="Times New Roman" w:hAnsi="Times New Roman" w:cs="Times New Roman"/>
          <w:sz w:val="24"/>
          <w:szCs w:val="20"/>
        </w:rPr>
      </w:pPr>
      <w:ins w:id="317" w:author="Author" w:date="2024-11-13T10:57:00Z">
        <w:r w:rsidRPr="00174718">
          <w:rPr>
            <w:rFonts w:ascii="Times New Roman" w:eastAsia="Times New Roman" w:hAnsi="Times New Roman" w:cs="Times New Roman"/>
            <w:sz w:val="24"/>
            <w:szCs w:val="20"/>
          </w:rPr>
          <w:t>M</w:t>
        </w:r>
      </w:ins>
      <w:ins w:id="318" w:author="Author" w:date="2024-11-13T14:15:00Z">
        <w:r w:rsidRPr="00174718">
          <w:rPr>
            <w:rFonts w:ascii="Times New Roman" w:eastAsia="Times New Roman" w:hAnsi="Times New Roman" w:cs="Times New Roman"/>
            <w:sz w:val="24"/>
            <w:szCs w:val="20"/>
          </w:rPr>
          <w:t>S</w:t>
        </w:r>
      </w:ins>
      <w:ins w:id="319" w:author="Author" w:date="2024-11-13T10:57:00Z">
        <w:r w:rsidRPr="00174718">
          <w:rPr>
            <w:rFonts w:ascii="Times New Roman" w:eastAsia="Times New Roman" w:hAnsi="Times New Roman" w:cs="Times New Roman"/>
            <w:sz w:val="24"/>
            <w:szCs w:val="20"/>
          </w:rPr>
          <w:t>TL =</w:t>
        </w:r>
        <w:r w:rsidRPr="00174718">
          <w:rPr>
            <w:rFonts w:ascii="Times New Roman" w:eastAsia="Times New Roman" w:hAnsi="Times New Roman" w:cs="Times New Roman"/>
            <w:sz w:val="24"/>
            <w:szCs w:val="20"/>
          </w:rPr>
          <w:tab/>
          <w:t>the average of the monthly transmission load</w:t>
        </w:r>
      </w:ins>
      <w:ins w:id="320" w:author="Charles Locke" w:date="2025-01-10T15:23:00Z">
        <w:r w:rsidRPr="00174718">
          <w:rPr>
            <w:rFonts w:ascii="Times New Roman" w:eastAsia="Times New Roman" w:hAnsi="Times New Roman" w:cs="Times New Roman"/>
            <w:sz w:val="24"/>
            <w:szCs w:val="20"/>
          </w:rPr>
          <w:t>s</w:t>
        </w:r>
      </w:ins>
      <w:ins w:id="321" w:author="Author" w:date="2024-11-13T10:57:00Z">
        <w:r w:rsidRPr="00174718">
          <w:rPr>
            <w:rFonts w:ascii="Times New Roman" w:eastAsia="Times New Roman" w:hAnsi="Times New Roman" w:cs="Times New Roman"/>
            <w:sz w:val="24"/>
            <w:szCs w:val="20"/>
          </w:rPr>
          <w:t xml:space="preserve"> for the </w:t>
        </w:r>
      </w:ins>
      <w:ins w:id="322" w:author="Author" w:date="2024-11-13T14:14:00Z">
        <w:r w:rsidRPr="00174718">
          <w:rPr>
            <w:rFonts w:ascii="Times New Roman" w:eastAsia="Times New Roman" w:hAnsi="Times New Roman" w:cs="Times New Roman"/>
            <w:sz w:val="24"/>
            <w:szCs w:val="20"/>
          </w:rPr>
          <w:t>Subregion</w:t>
        </w:r>
      </w:ins>
      <w:ins w:id="323" w:author="Author" w:date="2024-11-13T10:57:00Z">
        <w:r w:rsidRPr="00174718">
          <w:rPr>
            <w:rFonts w:ascii="Times New Roman" w:eastAsia="Times New Roman" w:hAnsi="Times New Roman" w:cs="Times New Roman"/>
            <w:sz w:val="24"/>
            <w:szCs w:val="20"/>
          </w:rPr>
          <w:t xml:space="preserve"> for the twelve months of the calendar year prior </w:t>
        </w:r>
        <w:r w:rsidRPr="00174718">
          <w:rPr>
            <w:rFonts w:ascii="Times New Roman" w:eastAsia="Times New Roman" w:hAnsi="Times New Roman" w:cs="Times New Roman"/>
            <w:sz w:val="24"/>
            <w:szCs w:val="20"/>
          </w:rPr>
          <w:lastRenderedPageBreak/>
          <w:t xml:space="preserve">to the billing year.  The monthly </w:t>
        </w:r>
      </w:ins>
      <w:ins w:id="324" w:author="Author" w:date="2024-12-03T09:06:00Z">
        <w:r w:rsidRPr="00174718">
          <w:rPr>
            <w:rFonts w:ascii="Times New Roman" w:eastAsia="Times New Roman" w:hAnsi="Times New Roman" w:cs="Times New Roman"/>
            <w:sz w:val="24"/>
            <w:szCs w:val="20"/>
          </w:rPr>
          <w:t>Subregion</w:t>
        </w:r>
      </w:ins>
      <w:ins w:id="325" w:author="Author" w:date="2024-11-13T14:15:00Z">
        <w:r w:rsidRPr="00174718">
          <w:rPr>
            <w:rFonts w:ascii="Times New Roman" w:eastAsia="Times New Roman" w:hAnsi="Times New Roman" w:cs="Times New Roman"/>
            <w:sz w:val="24"/>
            <w:szCs w:val="20"/>
          </w:rPr>
          <w:t xml:space="preserve"> </w:t>
        </w:r>
      </w:ins>
      <w:ins w:id="326" w:author="Author" w:date="2024-11-13T10:57:00Z">
        <w:r w:rsidRPr="00174718">
          <w:rPr>
            <w:rFonts w:ascii="Times New Roman" w:eastAsia="Times New Roman" w:hAnsi="Times New Roman" w:cs="Times New Roman"/>
            <w:sz w:val="24"/>
            <w:szCs w:val="20"/>
          </w:rPr>
          <w:t xml:space="preserve">transmission load is determined in accordance with Section </w:t>
        </w:r>
        <w:r w:rsidRPr="00174718">
          <w:rPr>
            <w:rFonts w:ascii="Times New Roman" w:eastAsia="Times New Roman" w:hAnsi="Times New Roman" w:cs="Times New Roman"/>
            <w:sz w:val="24"/>
            <w:szCs w:val="20"/>
            <w:highlight w:val="yellow"/>
          </w:rPr>
          <w:t>II.</w:t>
        </w:r>
      </w:ins>
      <w:ins w:id="327" w:author="Nicole Wagner" w:date="2024-12-10T15:33:00Z">
        <w:r w:rsidRPr="00174718">
          <w:rPr>
            <w:rFonts w:ascii="Times New Roman" w:eastAsia="Times New Roman" w:hAnsi="Times New Roman" w:cs="Times New Roman"/>
            <w:sz w:val="24"/>
            <w:szCs w:val="20"/>
            <w:highlight w:val="yellow"/>
          </w:rPr>
          <w:t>E.</w:t>
        </w:r>
      </w:ins>
    </w:p>
    <w:p w14:paraId="727E86EB" w14:textId="77777777" w:rsidR="00BF5323" w:rsidRPr="00174718" w:rsidRDefault="00BF5323" w:rsidP="00BF5323">
      <w:pPr>
        <w:tabs>
          <w:tab w:val="clear" w:pos="2431"/>
        </w:tabs>
        <w:spacing w:after="120"/>
        <w:ind w:left="2160" w:hanging="720"/>
        <w:jc w:val="both"/>
        <w:rPr>
          <w:ins w:id="328" w:author="Author" w:date="2024-11-13T10:57:00Z" w16du:dateUtc="2024-11-13T16:57:00Z"/>
          <w:rFonts w:ascii="Times New Roman" w:eastAsia="Times New Roman" w:hAnsi="Times New Roman" w:cs="Times New Roman"/>
          <w:b/>
          <w:bCs/>
          <w:sz w:val="24"/>
          <w:szCs w:val="20"/>
        </w:rPr>
      </w:pPr>
      <w:ins w:id="329" w:author="Author" w:date="2024-11-13T10:57:00Z">
        <w:r w:rsidRPr="00174718">
          <w:rPr>
            <w:rFonts w:ascii="Times New Roman" w:eastAsia="Times New Roman" w:hAnsi="Times New Roman" w:cs="Times New Roman"/>
            <w:b/>
            <w:bCs/>
            <w:sz w:val="24"/>
            <w:szCs w:val="20"/>
          </w:rPr>
          <w:t>2.</w:t>
        </w:r>
      </w:ins>
      <w:ins w:id="330" w:author="Nicole Wagner" w:date="2024-12-10T15:33:00Z">
        <w:r w:rsidRPr="00174718">
          <w:rPr>
            <w:rFonts w:ascii="Times New Roman" w:eastAsia="Times New Roman" w:hAnsi="Times New Roman" w:cs="Times New Roman"/>
            <w:sz w:val="24"/>
            <w:szCs w:val="20"/>
          </w:rPr>
          <w:tab/>
        </w:r>
      </w:ins>
      <w:ins w:id="331" w:author="Author" w:date="2024-12-03T09:07:00Z">
        <w:r w:rsidRPr="00174718">
          <w:rPr>
            <w:rFonts w:ascii="Times New Roman" w:eastAsia="Times New Roman" w:hAnsi="Times New Roman" w:cs="Times New Roman"/>
            <w:b/>
            <w:bCs/>
            <w:sz w:val="24"/>
            <w:szCs w:val="20"/>
          </w:rPr>
          <w:t>Subregional</w:t>
        </w:r>
      </w:ins>
      <w:ins w:id="332" w:author="Author" w:date="2024-11-13T10:57:00Z">
        <w:r w:rsidRPr="00174718">
          <w:rPr>
            <w:rFonts w:ascii="Times New Roman" w:eastAsia="Times New Roman" w:hAnsi="Times New Roman" w:cs="Times New Roman"/>
            <w:b/>
            <w:bCs/>
            <w:sz w:val="24"/>
            <w:szCs w:val="20"/>
          </w:rPr>
          <w:t xml:space="preserve"> Rate for Firm Point-To-Point Transmission Service</w:t>
        </w:r>
      </w:ins>
    </w:p>
    <w:p w14:paraId="7B0ADADB" w14:textId="77777777" w:rsidR="00BF5323" w:rsidRPr="00174718" w:rsidRDefault="00BF5323" w:rsidP="00BF5323">
      <w:pPr>
        <w:tabs>
          <w:tab w:val="clear" w:pos="2431"/>
        </w:tabs>
        <w:spacing w:after="0" w:line="360" w:lineRule="auto"/>
        <w:ind w:left="1440" w:firstLine="720"/>
        <w:jc w:val="both"/>
        <w:rPr>
          <w:ins w:id="333" w:author="Author" w:date="2024-11-13T10:57:00Z" w16du:dateUtc="2024-11-13T16:57:00Z"/>
          <w:rFonts w:ascii="Times New Roman" w:eastAsia="Times New Roman" w:hAnsi="Times New Roman" w:cs="Times New Roman"/>
          <w:sz w:val="24"/>
          <w:szCs w:val="20"/>
        </w:rPr>
      </w:pPr>
      <w:ins w:id="334" w:author="Author" w:date="2024-11-13T10:57:00Z">
        <w:r w:rsidRPr="00174718">
          <w:rPr>
            <w:rFonts w:ascii="Times New Roman" w:eastAsia="Times New Roman" w:hAnsi="Times New Roman" w:cs="Times New Roman"/>
            <w:sz w:val="24"/>
            <w:szCs w:val="20"/>
          </w:rPr>
          <w:t>The</w:t>
        </w:r>
        <w:r w:rsidRPr="00174718" w:rsidDel="00E54D58">
          <w:rPr>
            <w:rFonts w:ascii="Times New Roman" w:eastAsia="Times New Roman" w:hAnsi="Times New Roman" w:cs="Times New Roman"/>
            <w:sz w:val="24"/>
            <w:szCs w:val="20"/>
          </w:rPr>
          <w:t xml:space="preserve"> </w:t>
        </w:r>
      </w:ins>
      <w:ins w:id="335" w:author="Author" w:date="2024-12-03T09:07:00Z">
        <w:r w:rsidRPr="00174718">
          <w:rPr>
            <w:rFonts w:ascii="Times New Roman" w:eastAsia="Times New Roman" w:hAnsi="Times New Roman" w:cs="Times New Roman"/>
            <w:sz w:val="24"/>
            <w:szCs w:val="20"/>
          </w:rPr>
          <w:t>Subregional</w:t>
        </w:r>
      </w:ins>
      <w:ins w:id="336" w:author="Author" w:date="2024-11-13T10:57:00Z">
        <w:r w:rsidRPr="00174718">
          <w:rPr>
            <w:rFonts w:ascii="Times New Roman" w:eastAsia="Times New Roman" w:hAnsi="Times New Roman" w:cs="Times New Roman"/>
            <w:sz w:val="24"/>
            <w:szCs w:val="20"/>
          </w:rPr>
          <w:t xml:space="preserve"> Rate for Firm Point-To-Point Transmission Service for each </w:t>
        </w:r>
      </w:ins>
      <w:ins w:id="337" w:author="Author" w:date="2024-11-13T14:17:00Z">
        <w:r w:rsidRPr="00174718">
          <w:rPr>
            <w:rFonts w:ascii="Times New Roman" w:eastAsia="Times New Roman" w:hAnsi="Times New Roman" w:cs="Times New Roman"/>
            <w:sz w:val="24"/>
            <w:szCs w:val="20"/>
          </w:rPr>
          <w:t>Subregion</w:t>
        </w:r>
      </w:ins>
      <w:ins w:id="338" w:author="Author" w:date="2024-11-13T10:57:00Z">
        <w:r w:rsidRPr="00174718">
          <w:rPr>
            <w:rFonts w:ascii="Times New Roman" w:eastAsia="Times New Roman" w:hAnsi="Times New Roman" w:cs="Times New Roman"/>
            <w:sz w:val="24"/>
            <w:szCs w:val="20"/>
          </w:rPr>
          <w:t xml:space="preserve"> shall be:</w:t>
        </w:r>
      </w:ins>
    </w:p>
    <w:p w14:paraId="6A7AFC91" w14:textId="77777777" w:rsidR="00BF5323" w:rsidRPr="00174718" w:rsidRDefault="00BF5323" w:rsidP="00BF5323">
      <w:pPr>
        <w:tabs>
          <w:tab w:val="clear" w:pos="2431"/>
        </w:tabs>
        <w:spacing w:after="120"/>
        <w:ind w:left="4320" w:hanging="2160"/>
        <w:jc w:val="both"/>
        <w:rPr>
          <w:ins w:id="339" w:author="Author" w:date="2024-11-13T10:57:00Z" w16du:dateUtc="2024-11-13T16:57:00Z"/>
          <w:rFonts w:ascii="Times New Roman" w:eastAsia="Times New Roman" w:hAnsi="Times New Roman" w:cs="Times New Roman"/>
          <w:sz w:val="24"/>
          <w:szCs w:val="20"/>
        </w:rPr>
      </w:pPr>
      <w:ins w:id="340" w:author="Author" w:date="2024-11-13T10:57:00Z">
        <w:r w:rsidRPr="00174718">
          <w:rPr>
            <w:rFonts w:ascii="Times New Roman" w:eastAsia="Times New Roman" w:hAnsi="Times New Roman" w:cs="Times New Roman"/>
            <w:sz w:val="24"/>
            <w:szCs w:val="20"/>
          </w:rPr>
          <w:t>Per month =</w:t>
        </w:r>
        <w:r w:rsidRPr="00174718">
          <w:rPr>
            <w:rFonts w:ascii="Times New Roman" w:eastAsia="Times New Roman" w:hAnsi="Times New Roman" w:cs="Times New Roman"/>
            <w:sz w:val="24"/>
            <w:szCs w:val="20"/>
          </w:rPr>
          <w:tab/>
          <w:t xml:space="preserve">annual </w:t>
        </w:r>
      </w:ins>
      <w:ins w:id="341" w:author="Author" w:date="2024-12-03T09:07:00Z">
        <w:r w:rsidRPr="00174718">
          <w:rPr>
            <w:rFonts w:ascii="Times New Roman" w:eastAsia="Times New Roman" w:hAnsi="Times New Roman" w:cs="Times New Roman"/>
            <w:sz w:val="24"/>
            <w:szCs w:val="20"/>
          </w:rPr>
          <w:t>Subregional</w:t>
        </w:r>
      </w:ins>
      <w:ins w:id="342" w:author="Author" w:date="2024-11-13T10:57:00Z">
        <w:r w:rsidRPr="00174718">
          <w:rPr>
            <w:rFonts w:ascii="Times New Roman" w:eastAsia="Times New Roman" w:hAnsi="Times New Roman" w:cs="Times New Roman"/>
            <w:sz w:val="24"/>
            <w:szCs w:val="20"/>
          </w:rPr>
          <w:t xml:space="preserve"> Rate for the </w:t>
        </w:r>
      </w:ins>
      <w:ins w:id="343" w:author="Author" w:date="2024-11-13T14:18:00Z">
        <w:r w:rsidRPr="00174718">
          <w:rPr>
            <w:rFonts w:ascii="Times New Roman" w:eastAsia="Times New Roman" w:hAnsi="Times New Roman" w:cs="Times New Roman"/>
            <w:sz w:val="24"/>
            <w:szCs w:val="20"/>
          </w:rPr>
          <w:t>Subregion</w:t>
        </w:r>
      </w:ins>
      <w:ins w:id="344" w:author="Author" w:date="2024-11-13T10:57:00Z">
        <w:r w:rsidRPr="00174718">
          <w:rPr>
            <w:rFonts w:ascii="Times New Roman" w:eastAsia="Times New Roman" w:hAnsi="Times New Roman" w:cs="Times New Roman"/>
            <w:sz w:val="24"/>
            <w:szCs w:val="20"/>
          </w:rPr>
          <w:t xml:space="preserve"> divided by 12;</w:t>
        </w:r>
      </w:ins>
    </w:p>
    <w:p w14:paraId="0B382E01" w14:textId="77777777" w:rsidR="00BF5323" w:rsidRPr="00174718" w:rsidRDefault="00BF5323" w:rsidP="00BF5323">
      <w:pPr>
        <w:tabs>
          <w:tab w:val="clear" w:pos="2431"/>
        </w:tabs>
        <w:spacing w:after="120"/>
        <w:ind w:left="4320" w:hanging="2160"/>
        <w:jc w:val="both"/>
        <w:rPr>
          <w:ins w:id="345" w:author="Author" w:date="2024-11-13T10:57:00Z" w16du:dateUtc="2024-11-13T16:57:00Z"/>
          <w:rFonts w:ascii="Times New Roman" w:eastAsia="Times New Roman" w:hAnsi="Times New Roman" w:cs="Times New Roman"/>
          <w:sz w:val="24"/>
          <w:szCs w:val="20"/>
        </w:rPr>
      </w:pPr>
      <w:ins w:id="346" w:author="Author" w:date="2024-11-13T10:57:00Z">
        <w:r w:rsidRPr="00174718">
          <w:rPr>
            <w:rFonts w:ascii="Times New Roman" w:eastAsia="Times New Roman" w:hAnsi="Times New Roman" w:cs="Times New Roman"/>
            <w:sz w:val="24"/>
            <w:szCs w:val="20"/>
          </w:rPr>
          <w:t>Per week =</w:t>
        </w:r>
        <w:r w:rsidRPr="00174718">
          <w:rPr>
            <w:rFonts w:ascii="Times New Roman" w:eastAsia="Times New Roman" w:hAnsi="Times New Roman" w:cs="Times New Roman"/>
            <w:sz w:val="24"/>
            <w:szCs w:val="20"/>
          </w:rPr>
          <w:tab/>
          <w:t xml:space="preserve">annual </w:t>
        </w:r>
      </w:ins>
      <w:ins w:id="347" w:author="Author" w:date="2024-12-03T09:07:00Z">
        <w:r w:rsidRPr="00174718">
          <w:rPr>
            <w:rFonts w:ascii="Times New Roman" w:eastAsia="Times New Roman" w:hAnsi="Times New Roman" w:cs="Times New Roman"/>
            <w:sz w:val="24"/>
            <w:szCs w:val="20"/>
          </w:rPr>
          <w:t>Subregional</w:t>
        </w:r>
      </w:ins>
      <w:ins w:id="348" w:author="Author" w:date="2024-11-13T10:57:00Z">
        <w:r w:rsidRPr="00174718">
          <w:rPr>
            <w:rFonts w:ascii="Times New Roman" w:eastAsia="Times New Roman" w:hAnsi="Times New Roman" w:cs="Times New Roman"/>
            <w:sz w:val="24"/>
            <w:szCs w:val="20"/>
          </w:rPr>
          <w:t xml:space="preserve"> Rate for the </w:t>
        </w:r>
      </w:ins>
      <w:ins w:id="349" w:author="Author" w:date="2024-11-13T14:19:00Z">
        <w:r w:rsidRPr="00174718">
          <w:rPr>
            <w:rFonts w:ascii="Times New Roman" w:eastAsia="Times New Roman" w:hAnsi="Times New Roman" w:cs="Times New Roman"/>
            <w:sz w:val="24"/>
            <w:szCs w:val="20"/>
          </w:rPr>
          <w:t xml:space="preserve">Subregion </w:t>
        </w:r>
      </w:ins>
      <w:ins w:id="350" w:author="Author" w:date="2024-11-13T10:57:00Z">
        <w:r w:rsidRPr="00174718">
          <w:rPr>
            <w:rFonts w:ascii="Times New Roman" w:eastAsia="Times New Roman" w:hAnsi="Times New Roman" w:cs="Times New Roman"/>
            <w:sz w:val="24"/>
            <w:szCs w:val="20"/>
          </w:rPr>
          <w:t>divided by 52;</w:t>
        </w:r>
      </w:ins>
    </w:p>
    <w:p w14:paraId="0549A25A" w14:textId="77777777" w:rsidR="00BF5323" w:rsidRPr="00174718" w:rsidRDefault="00BF5323" w:rsidP="00BF5323">
      <w:pPr>
        <w:tabs>
          <w:tab w:val="clear" w:pos="2431"/>
        </w:tabs>
        <w:spacing w:after="120"/>
        <w:ind w:left="4320" w:hanging="2160"/>
        <w:jc w:val="both"/>
        <w:rPr>
          <w:ins w:id="351" w:author="Author" w:date="2024-11-13T10:57:00Z" w16du:dateUtc="2024-11-13T16:57:00Z"/>
          <w:rFonts w:ascii="Times New Roman" w:eastAsia="Times New Roman" w:hAnsi="Times New Roman" w:cs="Times New Roman"/>
          <w:sz w:val="24"/>
          <w:szCs w:val="20"/>
        </w:rPr>
      </w:pPr>
      <w:ins w:id="352" w:author="Author" w:date="2024-11-13T10:57:00Z">
        <w:r w:rsidRPr="00174718">
          <w:rPr>
            <w:rFonts w:ascii="Times New Roman" w:eastAsia="Times New Roman" w:hAnsi="Times New Roman" w:cs="Times New Roman"/>
            <w:sz w:val="24"/>
            <w:szCs w:val="20"/>
          </w:rPr>
          <w:t>Per day “on-peak” =</w:t>
        </w:r>
        <w:r w:rsidRPr="00174718">
          <w:rPr>
            <w:rFonts w:ascii="Times New Roman" w:eastAsia="Times New Roman" w:hAnsi="Times New Roman" w:cs="Times New Roman"/>
            <w:sz w:val="24"/>
            <w:szCs w:val="20"/>
          </w:rPr>
          <w:tab/>
          <w:t xml:space="preserve">the “per week” </w:t>
        </w:r>
      </w:ins>
      <w:ins w:id="353" w:author="Author" w:date="2024-12-03T09:07:00Z">
        <w:r w:rsidRPr="00174718">
          <w:rPr>
            <w:rFonts w:ascii="Times New Roman" w:eastAsia="Times New Roman" w:hAnsi="Times New Roman" w:cs="Times New Roman"/>
            <w:sz w:val="24"/>
            <w:szCs w:val="20"/>
          </w:rPr>
          <w:t>Subregional</w:t>
        </w:r>
      </w:ins>
      <w:ins w:id="354" w:author="Author" w:date="2024-11-13T10:57:00Z">
        <w:r w:rsidRPr="00174718">
          <w:rPr>
            <w:rFonts w:ascii="Times New Roman" w:eastAsia="Times New Roman" w:hAnsi="Times New Roman" w:cs="Times New Roman"/>
            <w:sz w:val="24"/>
            <w:szCs w:val="20"/>
          </w:rPr>
          <w:t xml:space="preserve"> Rate for the </w:t>
        </w:r>
      </w:ins>
      <w:ins w:id="355" w:author="Author" w:date="2024-11-13T14:17:00Z">
        <w:r w:rsidRPr="00174718">
          <w:rPr>
            <w:rFonts w:ascii="Times New Roman" w:eastAsia="Times New Roman" w:hAnsi="Times New Roman" w:cs="Times New Roman"/>
            <w:sz w:val="24"/>
            <w:szCs w:val="20"/>
          </w:rPr>
          <w:t>Subregion</w:t>
        </w:r>
      </w:ins>
      <w:ins w:id="356" w:author="Author" w:date="2024-11-13T10:57:00Z">
        <w:r w:rsidRPr="00174718">
          <w:rPr>
            <w:rFonts w:ascii="Times New Roman" w:eastAsia="Times New Roman" w:hAnsi="Times New Roman" w:cs="Times New Roman"/>
            <w:sz w:val="24"/>
            <w:szCs w:val="20"/>
          </w:rPr>
          <w:t xml:space="preserve"> divided by 5; provided that the rate for 5 to 7 consecutive days may not exceed the “per week” </w:t>
        </w:r>
      </w:ins>
      <w:ins w:id="357" w:author="Author" w:date="2024-12-03T09:07:00Z">
        <w:r w:rsidRPr="00174718">
          <w:rPr>
            <w:rFonts w:ascii="Times New Roman" w:eastAsia="Times New Roman" w:hAnsi="Times New Roman" w:cs="Times New Roman"/>
            <w:sz w:val="24"/>
            <w:szCs w:val="20"/>
          </w:rPr>
          <w:t>Subregional</w:t>
        </w:r>
      </w:ins>
      <w:ins w:id="358" w:author="Author" w:date="2024-11-13T10:57:00Z">
        <w:r w:rsidRPr="00174718">
          <w:rPr>
            <w:rFonts w:ascii="Times New Roman" w:eastAsia="Times New Roman" w:hAnsi="Times New Roman" w:cs="Times New Roman"/>
            <w:sz w:val="24"/>
            <w:szCs w:val="20"/>
          </w:rPr>
          <w:t xml:space="preserve"> Rate;</w:t>
        </w:r>
      </w:ins>
    </w:p>
    <w:p w14:paraId="74E5FCD5" w14:textId="77777777" w:rsidR="00BF5323" w:rsidRPr="00174718" w:rsidRDefault="00BF5323" w:rsidP="00BF5323">
      <w:pPr>
        <w:tabs>
          <w:tab w:val="clear" w:pos="2431"/>
        </w:tabs>
        <w:spacing w:after="120"/>
        <w:ind w:left="4320" w:hanging="2160"/>
        <w:jc w:val="both"/>
        <w:rPr>
          <w:ins w:id="359" w:author="Author" w:date="2024-11-13T10:57:00Z" w16du:dateUtc="2024-11-13T16:57:00Z"/>
          <w:rFonts w:ascii="Times New Roman" w:eastAsia="Times New Roman" w:hAnsi="Times New Roman" w:cs="Times New Roman"/>
          <w:sz w:val="24"/>
          <w:szCs w:val="20"/>
        </w:rPr>
      </w:pPr>
      <w:ins w:id="360" w:author="Author" w:date="2024-11-13T10:57:00Z">
        <w:r w:rsidRPr="00174718">
          <w:rPr>
            <w:rFonts w:ascii="Times New Roman" w:eastAsia="Times New Roman" w:hAnsi="Times New Roman" w:cs="Times New Roman"/>
            <w:sz w:val="24"/>
            <w:szCs w:val="20"/>
          </w:rPr>
          <w:t>Per day “off-peak” =</w:t>
        </w:r>
        <w:r w:rsidRPr="00174718">
          <w:rPr>
            <w:rFonts w:ascii="Times New Roman" w:eastAsia="Times New Roman" w:hAnsi="Times New Roman" w:cs="Times New Roman"/>
            <w:sz w:val="24"/>
            <w:szCs w:val="20"/>
          </w:rPr>
          <w:tab/>
          <w:t xml:space="preserve">the “per week” </w:t>
        </w:r>
      </w:ins>
      <w:ins w:id="361" w:author="Author" w:date="2024-12-03T09:07:00Z">
        <w:r w:rsidRPr="00174718">
          <w:rPr>
            <w:rFonts w:ascii="Times New Roman" w:eastAsia="Times New Roman" w:hAnsi="Times New Roman" w:cs="Times New Roman"/>
            <w:sz w:val="24"/>
            <w:szCs w:val="20"/>
          </w:rPr>
          <w:t>Subregional</w:t>
        </w:r>
      </w:ins>
      <w:ins w:id="362" w:author="Author" w:date="2024-11-13T10:57:00Z">
        <w:r w:rsidRPr="00174718">
          <w:rPr>
            <w:rFonts w:ascii="Times New Roman" w:eastAsia="Times New Roman" w:hAnsi="Times New Roman" w:cs="Times New Roman"/>
            <w:sz w:val="24"/>
            <w:szCs w:val="20"/>
          </w:rPr>
          <w:t xml:space="preserve"> Rate for the </w:t>
        </w:r>
      </w:ins>
      <w:ins w:id="363" w:author="Author" w:date="2024-11-13T14:19:00Z">
        <w:r w:rsidRPr="00174718">
          <w:rPr>
            <w:rFonts w:ascii="Times New Roman" w:eastAsia="Times New Roman" w:hAnsi="Times New Roman" w:cs="Times New Roman"/>
            <w:sz w:val="24"/>
            <w:szCs w:val="20"/>
          </w:rPr>
          <w:t xml:space="preserve">Subregion </w:t>
        </w:r>
      </w:ins>
      <w:ins w:id="364" w:author="Author" w:date="2024-11-13T10:57:00Z">
        <w:r w:rsidRPr="00174718">
          <w:rPr>
            <w:rFonts w:ascii="Times New Roman" w:eastAsia="Times New Roman" w:hAnsi="Times New Roman" w:cs="Times New Roman"/>
            <w:sz w:val="24"/>
            <w:szCs w:val="20"/>
          </w:rPr>
          <w:t>divided by 7.</w:t>
        </w:r>
      </w:ins>
    </w:p>
    <w:p w14:paraId="362162AD" w14:textId="77777777" w:rsidR="00BF5323" w:rsidRPr="00174718" w:rsidRDefault="00BF5323" w:rsidP="00BF5323">
      <w:pPr>
        <w:tabs>
          <w:tab w:val="clear" w:pos="2431"/>
        </w:tabs>
        <w:spacing w:after="120"/>
        <w:ind w:left="2160" w:hanging="720"/>
        <w:jc w:val="both"/>
        <w:rPr>
          <w:ins w:id="365" w:author="Author" w:date="2024-11-13T10:57:00Z" w16du:dateUtc="2024-11-13T16:57:00Z"/>
          <w:rFonts w:ascii="Times New Roman" w:eastAsia="Times New Roman" w:hAnsi="Times New Roman" w:cs="Times New Roman"/>
          <w:sz w:val="24"/>
          <w:szCs w:val="20"/>
        </w:rPr>
      </w:pPr>
      <w:ins w:id="366" w:author="Author" w:date="2024-11-13T10:57:00Z">
        <w:r w:rsidRPr="00174718">
          <w:rPr>
            <w:rFonts w:ascii="Times New Roman" w:eastAsia="Times New Roman" w:hAnsi="Times New Roman" w:cs="Times New Roman"/>
            <w:b/>
            <w:bCs/>
            <w:sz w:val="24"/>
            <w:szCs w:val="20"/>
          </w:rPr>
          <w:t>3.</w:t>
        </w:r>
        <w:r w:rsidRPr="00174718">
          <w:rPr>
            <w:rFonts w:ascii="Times New Roman" w:eastAsia="Times New Roman" w:hAnsi="Times New Roman" w:cs="Times New Roman"/>
            <w:sz w:val="24"/>
            <w:szCs w:val="20"/>
          </w:rPr>
          <w:tab/>
        </w:r>
      </w:ins>
      <w:ins w:id="367" w:author="Author" w:date="2024-12-03T09:07:00Z">
        <w:r w:rsidRPr="00174718">
          <w:rPr>
            <w:rFonts w:ascii="Times New Roman" w:eastAsia="Times New Roman" w:hAnsi="Times New Roman" w:cs="Times New Roman"/>
            <w:b/>
            <w:bCs/>
            <w:sz w:val="24"/>
            <w:szCs w:val="20"/>
          </w:rPr>
          <w:t>Subregional</w:t>
        </w:r>
      </w:ins>
      <w:ins w:id="368" w:author="Author" w:date="2024-11-13T10:57:00Z">
        <w:r w:rsidRPr="00174718">
          <w:rPr>
            <w:rFonts w:ascii="Times New Roman" w:eastAsia="Times New Roman" w:hAnsi="Times New Roman" w:cs="Times New Roman"/>
            <w:b/>
            <w:bCs/>
            <w:sz w:val="24"/>
            <w:szCs w:val="20"/>
          </w:rPr>
          <w:t xml:space="preserve"> Rate for Non-Firm Point-To-Point Transmission Service</w:t>
        </w:r>
      </w:ins>
    </w:p>
    <w:p w14:paraId="39D364E2" w14:textId="77777777" w:rsidR="00BF5323" w:rsidRPr="00174718" w:rsidRDefault="00BF5323" w:rsidP="00BF5323">
      <w:pPr>
        <w:tabs>
          <w:tab w:val="clear" w:pos="2431"/>
        </w:tabs>
        <w:spacing w:after="0" w:line="360" w:lineRule="auto"/>
        <w:ind w:left="1440" w:firstLine="720"/>
        <w:jc w:val="both"/>
        <w:rPr>
          <w:ins w:id="369" w:author="Author" w:date="2024-11-13T10:57:00Z" w16du:dateUtc="2024-11-13T16:57:00Z"/>
          <w:rFonts w:ascii="Times New Roman" w:eastAsia="Times New Roman" w:hAnsi="Times New Roman" w:cs="Times New Roman"/>
          <w:sz w:val="24"/>
          <w:szCs w:val="20"/>
        </w:rPr>
      </w:pPr>
      <w:ins w:id="370" w:author="Author" w:date="2024-11-13T10:57:00Z">
        <w:r w:rsidRPr="00174718">
          <w:rPr>
            <w:rFonts w:ascii="Times New Roman" w:eastAsia="Times New Roman" w:hAnsi="Times New Roman" w:cs="Times New Roman"/>
            <w:sz w:val="24"/>
            <w:szCs w:val="20"/>
          </w:rPr>
          <w:t>The</w:t>
        </w:r>
        <w:r w:rsidRPr="00174718" w:rsidDel="00E54D58">
          <w:rPr>
            <w:rFonts w:ascii="Times New Roman" w:eastAsia="Times New Roman" w:hAnsi="Times New Roman" w:cs="Times New Roman"/>
            <w:sz w:val="24"/>
            <w:szCs w:val="20"/>
          </w:rPr>
          <w:t xml:space="preserve"> </w:t>
        </w:r>
      </w:ins>
      <w:ins w:id="371" w:author="Author" w:date="2024-12-03T09:07:00Z">
        <w:r w:rsidRPr="00174718">
          <w:rPr>
            <w:rFonts w:ascii="Times New Roman" w:eastAsia="Times New Roman" w:hAnsi="Times New Roman" w:cs="Times New Roman"/>
            <w:sz w:val="24"/>
            <w:szCs w:val="20"/>
          </w:rPr>
          <w:t>Subregional</w:t>
        </w:r>
      </w:ins>
      <w:ins w:id="372" w:author="Author" w:date="2024-11-13T10:57:00Z">
        <w:r w:rsidRPr="00174718">
          <w:rPr>
            <w:rFonts w:ascii="Times New Roman" w:eastAsia="Times New Roman" w:hAnsi="Times New Roman" w:cs="Times New Roman"/>
            <w:sz w:val="24"/>
            <w:szCs w:val="20"/>
          </w:rPr>
          <w:t xml:space="preserve"> Rate for Non-Firm Point-To-Point Transmission Service for each </w:t>
        </w:r>
      </w:ins>
      <w:ins w:id="373" w:author="Author" w:date="2024-11-13T14:20:00Z">
        <w:r w:rsidRPr="00174718">
          <w:rPr>
            <w:rFonts w:ascii="Times New Roman" w:eastAsia="Times New Roman" w:hAnsi="Times New Roman" w:cs="Times New Roman"/>
            <w:sz w:val="24"/>
            <w:szCs w:val="20"/>
          </w:rPr>
          <w:t>Subregion</w:t>
        </w:r>
      </w:ins>
      <w:ins w:id="374" w:author="Author" w:date="2024-11-13T10:57:00Z">
        <w:r w:rsidRPr="00174718">
          <w:rPr>
            <w:rFonts w:ascii="Times New Roman" w:eastAsia="Times New Roman" w:hAnsi="Times New Roman" w:cs="Times New Roman"/>
            <w:sz w:val="24"/>
            <w:szCs w:val="20"/>
          </w:rPr>
          <w:t xml:space="preserve"> shall be:</w:t>
        </w:r>
      </w:ins>
    </w:p>
    <w:p w14:paraId="7DD20A5D" w14:textId="77777777" w:rsidR="00BF5323" w:rsidRPr="00174718" w:rsidRDefault="00BF5323" w:rsidP="00BF5323">
      <w:pPr>
        <w:tabs>
          <w:tab w:val="clear" w:pos="2431"/>
        </w:tabs>
        <w:spacing w:after="120"/>
        <w:ind w:left="4320" w:hanging="2160"/>
        <w:jc w:val="both"/>
        <w:rPr>
          <w:ins w:id="375" w:author="Author" w:date="2024-11-13T14:21:00Z" w16du:dateUtc="2024-11-13T20:21:00Z"/>
          <w:rFonts w:ascii="Times New Roman" w:eastAsia="Times New Roman" w:hAnsi="Times New Roman" w:cs="Times New Roman"/>
          <w:sz w:val="24"/>
          <w:szCs w:val="20"/>
        </w:rPr>
      </w:pPr>
      <w:ins w:id="376" w:author="Author" w:date="2024-11-13T10:57:00Z">
        <w:r w:rsidRPr="00174718">
          <w:rPr>
            <w:rFonts w:ascii="Times New Roman" w:eastAsia="Times New Roman" w:hAnsi="Times New Roman" w:cs="Times New Roman"/>
            <w:sz w:val="24"/>
            <w:szCs w:val="20"/>
          </w:rPr>
          <w:t>Per month =</w:t>
        </w:r>
        <w:r w:rsidRPr="00174718">
          <w:rPr>
            <w:rFonts w:ascii="Times New Roman" w:eastAsia="Times New Roman" w:hAnsi="Times New Roman" w:cs="Times New Roman"/>
            <w:sz w:val="24"/>
            <w:szCs w:val="20"/>
          </w:rPr>
          <w:tab/>
        </w:r>
      </w:ins>
      <w:ins w:id="377" w:author="Author" w:date="2024-11-13T14:21:00Z">
        <w:r w:rsidRPr="00174718">
          <w:rPr>
            <w:rFonts w:ascii="Times New Roman" w:eastAsia="Times New Roman" w:hAnsi="Times New Roman" w:cs="Times New Roman"/>
            <w:sz w:val="24"/>
            <w:szCs w:val="20"/>
          </w:rPr>
          <w:t xml:space="preserve">annual </w:t>
        </w:r>
      </w:ins>
      <w:ins w:id="378" w:author="Author" w:date="2024-12-03T09:07:00Z">
        <w:r w:rsidRPr="00174718">
          <w:rPr>
            <w:rFonts w:ascii="Times New Roman" w:eastAsia="Times New Roman" w:hAnsi="Times New Roman" w:cs="Times New Roman"/>
            <w:sz w:val="24"/>
            <w:szCs w:val="20"/>
          </w:rPr>
          <w:t>Subregional</w:t>
        </w:r>
      </w:ins>
      <w:ins w:id="379" w:author="Author" w:date="2024-11-13T14:21:00Z">
        <w:r w:rsidRPr="00174718">
          <w:rPr>
            <w:rFonts w:ascii="Times New Roman" w:eastAsia="Times New Roman" w:hAnsi="Times New Roman" w:cs="Times New Roman"/>
            <w:sz w:val="24"/>
            <w:szCs w:val="20"/>
          </w:rPr>
          <w:t xml:space="preserve"> Rate for the Subregion divided by 12;</w:t>
        </w:r>
      </w:ins>
    </w:p>
    <w:p w14:paraId="7DE490EF" w14:textId="77777777" w:rsidR="00BF5323" w:rsidRPr="00174718" w:rsidRDefault="00BF5323" w:rsidP="00BF5323">
      <w:pPr>
        <w:tabs>
          <w:tab w:val="clear" w:pos="2431"/>
        </w:tabs>
        <w:spacing w:after="120"/>
        <w:ind w:left="4320" w:hanging="2160"/>
        <w:jc w:val="both"/>
        <w:rPr>
          <w:ins w:id="380" w:author="Author" w:date="2024-11-13T10:57:00Z" w16du:dateUtc="2024-11-13T16:57:00Z"/>
          <w:rFonts w:ascii="Times New Roman" w:eastAsia="Times New Roman" w:hAnsi="Times New Roman" w:cs="Times New Roman"/>
          <w:sz w:val="24"/>
          <w:szCs w:val="20"/>
        </w:rPr>
      </w:pPr>
      <w:ins w:id="381" w:author="Author" w:date="2024-11-13T10:57:00Z">
        <w:r w:rsidRPr="00174718">
          <w:rPr>
            <w:rFonts w:ascii="Times New Roman" w:eastAsia="Times New Roman" w:hAnsi="Times New Roman" w:cs="Times New Roman"/>
            <w:sz w:val="24"/>
            <w:szCs w:val="20"/>
          </w:rPr>
          <w:t>Per week =</w:t>
        </w:r>
        <w:r w:rsidRPr="00174718">
          <w:rPr>
            <w:rFonts w:ascii="Times New Roman" w:eastAsia="Times New Roman" w:hAnsi="Times New Roman" w:cs="Times New Roman"/>
            <w:sz w:val="24"/>
            <w:szCs w:val="20"/>
          </w:rPr>
          <w:tab/>
        </w:r>
      </w:ins>
      <w:ins w:id="382" w:author="Author" w:date="2024-11-13T14:22:00Z">
        <w:r w:rsidRPr="00174718">
          <w:rPr>
            <w:rFonts w:ascii="Times New Roman" w:eastAsia="Times New Roman" w:hAnsi="Times New Roman" w:cs="Times New Roman"/>
            <w:sz w:val="24"/>
            <w:szCs w:val="20"/>
          </w:rPr>
          <w:t xml:space="preserve">annual </w:t>
        </w:r>
      </w:ins>
      <w:ins w:id="383" w:author="Author" w:date="2024-12-03T09:07:00Z">
        <w:r w:rsidRPr="00174718">
          <w:rPr>
            <w:rFonts w:ascii="Times New Roman" w:eastAsia="Times New Roman" w:hAnsi="Times New Roman" w:cs="Times New Roman"/>
            <w:sz w:val="24"/>
            <w:szCs w:val="20"/>
          </w:rPr>
          <w:t>Subregional</w:t>
        </w:r>
      </w:ins>
      <w:ins w:id="384" w:author="Author" w:date="2024-11-13T14:22:00Z">
        <w:r w:rsidRPr="00174718">
          <w:rPr>
            <w:rFonts w:ascii="Times New Roman" w:eastAsia="Times New Roman" w:hAnsi="Times New Roman" w:cs="Times New Roman"/>
            <w:sz w:val="24"/>
            <w:szCs w:val="20"/>
          </w:rPr>
          <w:t xml:space="preserve"> Rate for the Subregion divided </w:t>
        </w:r>
      </w:ins>
      <w:ins w:id="385" w:author="Author" w:date="2024-11-13T10:57:00Z">
        <w:r w:rsidRPr="00174718">
          <w:rPr>
            <w:rFonts w:ascii="Times New Roman" w:eastAsia="Times New Roman" w:hAnsi="Times New Roman" w:cs="Times New Roman"/>
            <w:sz w:val="24"/>
            <w:szCs w:val="20"/>
          </w:rPr>
          <w:t>by 52:</w:t>
        </w:r>
      </w:ins>
    </w:p>
    <w:p w14:paraId="44992A78" w14:textId="77777777" w:rsidR="00BF5323" w:rsidRPr="00174718" w:rsidRDefault="00BF5323" w:rsidP="00BF5323">
      <w:pPr>
        <w:tabs>
          <w:tab w:val="clear" w:pos="2431"/>
        </w:tabs>
        <w:spacing w:after="120"/>
        <w:ind w:left="4320" w:hanging="2160"/>
        <w:jc w:val="both"/>
        <w:rPr>
          <w:ins w:id="386" w:author="Author" w:date="2024-11-13T10:57:00Z" w16du:dateUtc="2024-11-13T16:57:00Z"/>
          <w:rFonts w:ascii="Times New Roman" w:eastAsia="Times New Roman" w:hAnsi="Times New Roman" w:cs="Times New Roman"/>
          <w:sz w:val="24"/>
          <w:szCs w:val="20"/>
        </w:rPr>
      </w:pPr>
      <w:ins w:id="387" w:author="Author" w:date="2024-11-13T10:57:00Z">
        <w:r w:rsidRPr="00174718">
          <w:rPr>
            <w:rFonts w:ascii="Times New Roman" w:eastAsia="Times New Roman" w:hAnsi="Times New Roman" w:cs="Times New Roman"/>
            <w:sz w:val="24"/>
            <w:szCs w:val="20"/>
          </w:rPr>
          <w:t>Per day “on-peak” =</w:t>
        </w:r>
        <w:r w:rsidRPr="00174718">
          <w:rPr>
            <w:rFonts w:ascii="Times New Roman" w:eastAsia="Times New Roman" w:hAnsi="Times New Roman" w:cs="Times New Roman"/>
            <w:sz w:val="24"/>
            <w:szCs w:val="20"/>
          </w:rPr>
          <w:tab/>
          <w:t xml:space="preserve">the “per month” </w:t>
        </w:r>
      </w:ins>
      <w:ins w:id="388" w:author="Author" w:date="2024-12-03T09:07:00Z">
        <w:r w:rsidRPr="00174718">
          <w:rPr>
            <w:rFonts w:ascii="Times New Roman" w:eastAsia="Times New Roman" w:hAnsi="Times New Roman" w:cs="Times New Roman"/>
            <w:sz w:val="24"/>
            <w:szCs w:val="20"/>
          </w:rPr>
          <w:t>Subregional</w:t>
        </w:r>
      </w:ins>
      <w:ins w:id="389" w:author="Author" w:date="2024-11-13T10:57:00Z">
        <w:r w:rsidRPr="00174718">
          <w:rPr>
            <w:rFonts w:ascii="Times New Roman" w:eastAsia="Times New Roman" w:hAnsi="Times New Roman" w:cs="Times New Roman"/>
            <w:sz w:val="24"/>
            <w:szCs w:val="20"/>
          </w:rPr>
          <w:t xml:space="preserve"> Rate for the </w:t>
        </w:r>
      </w:ins>
      <w:ins w:id="390" w:author="Author" w:date="2024-11-13T14:23:00Z">
        <w:r w:rsidRPr="00174718">
          <w:rPr>
            <w:rFonts w:ascii="Times New Roman" w:eastAsia="Times New Roman" w:hAnsi="Times New Roman" w:cs="Times New Roman"/>
            <w:sz w:val="24"/>
            <w:szCs w:val="20"/>
          </w:rPr>
          <w:t>Subregion</w:t>
        </w:r>
      </w:ins>
      <w:ins w:id="391" w:author="Author" w:date="2024-11-13T10:57:00Z">
        <w:r w:rsidRPr="00174718">
          <w:rPr>
            <w:rFonts w:ascii="Times New Roman" w:eastAsia="Times New Roman" w:hAnsi="Times New Roman" w:cs="Times New Roman"/>
            <w:sz w:val="24"/>
            <w:szCs w:val="20"/>
          </w:rPr>
          <w:t xml:space="preserve"> multiplied by 12 then divided by 260;</w:t>
        </w:r>
      </w:ins>
    </w:p>
    <w:p w14:paraId="42FF0AFF" w14:textId="77777777" w:rsidR="00BF5323" w:rsidRPr="00174718" w:rsidRDefault="00BF5323" w:rsidP="00BF5323">
      <w:pPr>
        <w:tabs>
          <w:tab w:val="clear" w:pos="2431"/>
        </w:tabs>
        <w:spacing w:after="120"/>
        <w:ind w:left="4320" w:hanging="2160"/>
        <w:jc w:val="both"/>
        <w:rPr>
          <w:ins w:id="392" w:author="Author" w:date="2024-11-13T10:57:00Z" w16du:dateUtc="2024-11-13T16:57:00Z"/>
          <w:rFonts w:ascii="Times New Roman" w:eastAsia="Times New Roman" w:hAnsi="Times New Roman" w:cs="Times New Roman"/>
          <w:sz w:val="24"/>
          <w:szCs w:val="20"/>
        </w:rPr>
      </w:pPr>
      <w:ins w:id="393" w:author="Author" w:date="2024-11-13T10:57:00Z">
        <w:r w:rsidRPr="00174718">
          <w:rPr>
            <w:rFonts w:ascii="Times New Roman" w:eastAsia="Times New Roman" w:hAnsi="Times New Roman" w:cs="Times New Roman"/>
            <w:sz w:val="24"/>
            <w:szCs w:val="20"/>
          </w:rPr>
          <w:t>Per day “off-peak” =</w:t>
        </w:r>
        <w:r w:rsidRPr="00174718">
          <w:rPr>
            <w:rFonts w:ascii="Times New Roman" w:eastAsia="Times New Roman" w:hAnsi="Times New Roman" w:cs="Times New Roman"/>
            <w:sz w:val="24"/>
            <w:szCs w:val="20"/>
          </w:rPr>
          <w:tab/>
          <w:t xml:space="preserve">the “per month” </w:t>
        </w:r>
      </w:ins>
      <w:ins w:id="394" w:author="Author" w:date="2024-12-03T09:07:00Z">
        <w:r w:rsidRPr="00174718">
          <w:rPr>
            <w:rFonts w:ascii="Times New Roman" w:eastAsia="Times New Roman" w:hAnsi="Times New Roman" w:cs="Times New Roman"/>
            <w:sz w:val="24"/>
            <w:szCs w:val="20"/>
          </w:rPr>
          <w:t>Subregional</w:t>
        </w:r>
      </w:ins>
      <w:ins w:id="395" w:author="Author" w:date="2024-11-13T10:57:00Z">
        <w:r w:rsidRPr="00174718">
          <w:rPr>
            <w:rFonts w:ascii="Times New Roman" w:eastAsia="Times New Roman" w:hAnsi="Times New Roman" w:cs="Times New Roman"/>
            <w:sz w:val="24"/>
            <w:szCs w:val="20"/>
          </w:rPr>
          <w:t xml:space="preserve"> Rate for the </w:t>
        </w:r>
      </w:ins>
      <w:ins w:id="396" w:author="Author" w:date="2024-11-13T14:23:00Z">
        <w:r w:rsidRPr="00174718">
          <w:rPr>
            <w:rFonts w:ascii="Times New Roman" w:eastAsia="Times New Roman" w:hAnsi="Times New Roman" w:cs="Times New Roman"/>
            <w:sz w:val="24"/>
            <w:szCs w:val="20"/>
          </w:rPr>
          <w:t>Subregion</w:t>
        </w:r>
      </w:ins>
      <w:ins w:id="397" w:author="Author" w:date="2024-11-13T10:57:00Z">
        <w:r w:rsidRPr="00174718">
          <w:rPr>
            <w:rFonts w:ascii="Times New Roman" w:eastAsia="Times New Roman" w:hAnsi="Times New Roman" w:cs="Times New Roman"/>
            <w:sz w:val="24"/>
            <w:szCs w:val="20"/>
          </w:rPr>
          <w:t xml:space="preserve"> multiplied by 12 then divided by 365;</w:t>
        </w:r>
      </w:ins>
    </w:p>
    <w:p w14:paraId="4D55A477" w14:textId="77777777" w:rsidR="00BF5323" w:rsidRPr="00174718" w:rsidRDefault="00BF5323" w:rsidP="00BF5323">
      <w:pPr>
        <w:tabs>
          <w:tab w:val="clear" w:pos="2431"/>
        </w:tabs>
        <w:spacing w:after="120"/>
        <w:ind w:left="4320" w:hanging="2160"/>
        <w:jc w:val="both"/>
        <w:rPr>
          <w:ins w:id="398" w:author="Author" w:date="2024-11-13T10:57:00Z" w16du:dateUtc="2024-11-13T16:57:00Z"/>
          <w:rFonts w:ascii="Times New Roman" w:eastAsia="Times New Roman" w:hAnsi="Times New Roman" w:cs="Times New Roman"/>
          <w:sz w:val="24"/>
          <w:szCs w:val="20"/>
        </w:rPr>
      </w:pPr>
      <w:ins w:id="399" w:author="Author" w:date="2024-11-13T10:57:00Z">
        <w:r w:rsidRPr="00174718">
          <w:rPr>
            <w:rFonts w:ascii="Times New Roman" w:eastAsia="Times New Roman" w:hAnsi="Times New Roman" w:cs="Times New Roman"/>
            <w:sz w:val="24"/>
            <w:szCs w:val="20"/>
          </w:rPr>
          <w:t>Per hour “on-peak” =</w:t>
        </w:r>
        <w:r w:rsidRPr="00174718">
          <w:rPr>
            <w:rFonts w:ascii="Times New Roman" w:eastAsia="Times New Roman" w:hAnsi="Times New Roman" w:cs="Times New Roman"/>
            <w:sz w:val="24"/>
            <w:szCs w:val="20"/>
          </w:rPr>
          <w:tab/>
          <w:t xml:space="preserve">the “per month” </w:t>
        </w:r>
      </w:ins>
      <w:ins w:id="400" w:author="Author" w:date="2024-12-03T09:07:00Z">
        <w:r w:rsidRPr="00174718">
          <w:rPr>
            <w:rFonts w:ascii="Times New Roman" w:eastAsia="Times New Roman" w:hAnsi="Times New Roman" w:cs="Times New Roman"/>
            <w:sz w:val="24"/>
            <w:szCs w:val="20"/>
          </w:rPr>
          <w:t>Subregional</w:t>
        </w:r>
      </w:ins>
      <w:ins w:id="401" w:author="Author" w:date="2024-11-13T10:57:00Z">
        <w:r w:rsidRPr="00174718">
          <w:rPr>
            <w:rFonts w:ascii="Times New Roman" w:eastAsia="Times New Roman" w:hAnsi="Times New Roman" w:cs="Times New Roman"/>
            <w:sz w:val="24"/>
            <w:szCs w:val="20"/>
          </w:rPr>
          <w:t xml:space="preserve"> Rate for the </w:t>
        </w:r>
      </w:ins>
      <w:ins w:id="402" w:author="Author" w:date="2024-11-13T14:23:00Z">
        <w:r w:rsidRPr="00174718">
          <w:rPr>
            <w:rFonts w:ascii="Times New Roman" w:eastAsia="Times New Roman" w:hAnsi="Times New Roman" w:cs="Times New Roman"/>
            <w:sz w:val="24"/>
            <w:szCs w:val="20"/>
          </w:rPr>
          <w:t xml:space="preserve">Subregion </w:t>
        </w:r>
      </w:ins>
      <w:ins w:id="403" w:author="Author" w:date="2024-11-13T10:57:00Z">
        <w:r w:rsidRPr="00174718">
          <w:rPr>
            <w:rFonts w:ascii="Times New Roman" w:eastAsia="Times New Roman" w:hAnsi="Times New Roman" w:cs="Times New Roman"/>
            <w:sz w:val="24"/>
            <w:szCs w:val="20"/>
          </w:rPr>
          <w:t>multiplied by 12 then divided by 4160; and</w:t>
        </w:r>
      </w:ins>
    </w:p>
    <w:p w14:paraId="69933C2D" w14:textId="77777777" w:rsidR="00BF5323" w:rsidRPr="00174718" w:rsidRDefault="00BF5323" w:rsidP="00BF5323">
      <w:pPr>
        <w:tabs>
          <w:tab w:val="clear" w:pos="2431"/>
        </w:tabs>
        <w:spacing w:after="120"/>
        <w:ind w:left="4320" w:hanging="2160"/>
        <w:jc w:val="both"/>
        <w:rPr>
          <w:ins w:id="404" w:author="Author" w:date="2024-11-13T10:57:00Z" w16du:dateUtc="2024-11-13T16:57:00Z"/>
          <w:rFonts w:ascii="Times New Roman" w:eastAsia="Times New Roman" w:hAnsi="Times New Roman" w:cs="Times New Roman"/>
          <w:sz w:val="24"/>
          <w:szCs w:val="20"/>
        </w:rPr>
      </w:pPr>
      <w:ins w:id="405" w:author="Author" w:date="2024-11-13T10:57:00Z">
        <w:r w:rsidRPr="00174718">
          <w:rPr>
            <w:rFonts w:ascii="Times New Roman" w:eastAsia="Times New Roman" w:hAnsi="Times New Roman" w:cs="Times New Roman"/>
            <w:sz w:val="24"/>
            <w:szCs w:val="20"/>
          </w:rPr>
          <w:t>Per hour “off-peak” =</w:t>
        </w:r>
        <w:r w:rsidRPr="00174718">
          <w:rPr>
            <w:rFonts w:ascii="Times New Roman" w:eastAsia="Times New Roman" w:hAnsi="Times New Roman" w:cs="Times New Roman"/>
            <w:sz w:val="24"/>
            <w:szCs w:val="20"/>
          </w:rPr>
          <w:tab/>
          <w:t xml:space="preserve">the “per month” </w:t>
        </w:r>
      </w:ins>
      <w:ins w:id="406" w:author="Author" w:date="2024-12-03T09:07:00Z">
        <w:r w:rsidRPr="00174718">
          <w:rPr>
            <w:rFonts w:ascii="Times New Roman" w:eastAsia="Times New Roman" w:hAnsi="Times New Roman" w:cs="Times New Roman"/>
            <w:sz w:val="24"/>
            <w:szCs w:val="20"/>
          </w:rPr>
          <w:t>Subregional</w:t>
        </w:r>
      </w:ins>
      <w:ins w:id="407" w:author="Author" w:date="2024-11-13T10:57:00Z">
        <w:r w:rsidRPr="00174718">
          <w:rPr>
            <w:rFonts w:ascii="Times New Roman" w:eastAsia="Times New Roman" w:hAnsi="Times New Roman" w:cs="Times New Roman"/>
            <w:sz w:val="24"/>
            <w:szCs w:val="20"/>
          </w:rPr>
          <w:t xml:space="preserve"> Rate for the </w:t>
        </w:r>
      </w:ins>
      <w:ins w:id="408" w:author="Author" w:date="2024-11-13T14:23:00Z">
        <w:r w:rsidRPr="00174718">
          <w:rPr>
            <w:rFonts w:ascii="Times New Roman" w:eastAsia="Times New Roman" w:hAnsi="Times New Roman" w:cs="Times New Roman"/>
            <w:sz w:val="24"/>
            <w:szCs w:val="20"/>
          </w:rPr>
          <w:t>Subregion</w:t>
        </w:r>
      </w:ins>
      <w:ins w:id="409" w:author="Author" w:date="2024-11-13T10:57:00Z">
        <w:r w:rsidRPr="00174718">
          <w:rPr>
            <w:rFonts w:ascii="Times New Roman" w:eastAsia="Times New Roman" w:hAnsi="Times New Roman" w:cs="Times New Roman"/>
            <w:sz w:val="24"/>
            <w:szCs w:val="20"/>
          </w:rPr>
          <w:t xml:space="preserve"> multiplied by 12 then divided by 8760.</w:t>
        </w:r>
      </w:ins>
    </w:p>
    <w:p w14:paraId="5078671C" w14:textId="77777777" w:rsidR="00BF5323" w:rsidRPr="00174718" w:rsidRDefault="00BF5323" w:rsidP="00BF5323">
      <w:pPr>
        <w:tabs>
          <w:tab w:val="clear" w:pos="2431"/>
        </w:tabs>
        <w:spacing w:after="120" w:line="360" w:lineRule="auto"/>
        <w:ind w:left="2160" w:hanging="720"/>
        <w:jc w:val="both"/>
        <w:rPr>
          <w:ins w:id="410" w:author="Author" w:date="2024-11-13T10:57:00Z" w16du:dateUtc="2024-11-13T16:57:00Z"/>
          <w:rFonts w:ascii="Times New Roman" w:eastAsia="Times New Roman" w:hAnsi="Times New Roman" w:cs="Times New Roman"/>
          <w:sz w:val="24"/>
          <w:szCs w:val="20"/>
        </w:rPr>
      </w:pPr>
      <w:ins w:id="411" w:author="Author" w:date="2024-11-13T10:57:00Z">
        <w:r w:rsidRPr="00174718">
          <w:rPr>
            <w:rFonts w:ascii="Times New Roman" w:eastAsia="Times New Roman" w:hAnsi="Times New Roman" w:cs="Times New Roman"/>
            <w:b/>
            <w:bCs/>
            <w:sz w:val="24"/>
            <w:szCs w:val="20"/>
          </w:rPr>
          <w:t>4.</w:t>
        </w:r>
      </w:ins>
      <w:ins w:id="412" w:author="Nicole Wagner" w:date="2024-12-10T15:34:00Z">
        <w:r w:rsidRPr="00174718" w:rsidDel="004C7789">
          <w:rPr>
            <w:rFonts w:ascii="Times New Roman" w:eastAsia="Times New Roman" w:hAnsi="Times New Roman" w:cs="Times New Roman"/>
            <w:sz w:val="24"/>
            <w:szCs w:val="20"/>
          </w:rPr>
          <w:tab/>
        </w:r>
      </w:ins>
      <w:ins w:id="413" w:author="Author" w:date="2024-11-13T10:57:00Z">
        <w:r w:rsidRPr="00174718">
          <w:rPr>
            <w:rFonts w:ascii="Times New Roman" w:eastAsia="Times New Roman" w:hAnsi="Times New Roman" w:cs="Times New Roman"/>
            <w:b/>
            <w:bCs/>
            <w:sz w:val="24"/>
            <w:szCs w:val="20"/>
          </w:rPr>
          <w:t xml:space="preserve">Base Plan Average </w:t>
        </w:r>
      </w:ins>
      <w:ins w:id="414" w:author="Author" w:date="2024-12-03T09:07:00Z">
        <w:r w:rsidRPr="00174718">
          <w:rPr>
            <w:rFonts w:ascii="Times New Roman" w:eastAsia="Times New Roman" w:hAnsi="Times New Roman" w:cs="Times New Roman"/>
            <w:b/>
            <w:bCs/>
            <w:sz w:val="24"/>
            <w:szCs w:val="20"/>
          </w:rPr>
          <w:t>Subregional</w:t>
        </w:r>
      </w:ins>
      <w:ins w:id="415" w:author="Author" w:date="2024-11-13T14:24:00Z">
        <w:r w:rsidRPr="00174718">
          <w:rPr>
            <w:rFonts w:ascii="Times New Roman" w:eastAsia="Times New Roman" w:hAnsi="Times New Roman" w:cs="Times New Roman"/>
            <w:b/>
            <w:bCs/>
            <w:sz w:val="24"/>
            <w:szCs w:val="20"/>
          </w:rPr>
          <w:t xml:space="preserve"> </w:t>
        </w:r>
      </w:ins>
      <w:ins w:id="416" w:author="Author" w:date="2024-11-13T10:57:00Z">
        <w:r w:rsidRPr="00174718">
          <w:rPr>
            <w:rFonts w:ascii="Times New Roman" w:eastAsia="Times New Roman" w:hAnsi="Times New Roman" w:cs="Times New Roman"/>
            <w:b/>
            <w:bCs/>
            <w:sz w:val="24"/>
            <w:szCs w:val="20"/>
          </w:rPr>
          <w:t>Rate</w:t>
        </w:r>
      </w:ins>
    </w:p>
    <w:p w14:paraId="36187211" w14:textId="77777777" w:rsidR="00BF5323" w:rsidRPr="00174718" w:rsidRDefault="00BF5323" w:rsidP="00BF5323">
      <w:pPr>
        <w:tabs>
          <w:tab w:val="clear" w:pos="2431"/>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10"/>
        <w:jc w:val="both"/>
        <w:rPr>
          <w:ins w:id="417" w:author="Author" w:date="2024-11-13T10:57:00Z" w16du:dateUtc="2024-11-13T16:57:00Z"/>
          <w:rFonts w:ascii="Times New Roman" w:eastAsia="Times New Roman" w:hAnsi="Times New Roman" w:cs="Times New Roman"/>
          <w:sz w:val="24"/>
          <w:szCs w:val="20"/>
        </w:rPr>
      </w:pPr>
      <w:ins w:id="418" w:author="Author" w:date="2024-11-13T10:57:00Z">
        <w:r w:rsidRPr="00174718">
          <w:rPr>
            <w:rFonts w:ascii="Times New Roman" w:eastAsia="Times New Roman" w:hAnsi="Times New Roman" w:cs="Times New Roman"/>
            <w:sz w:val="24"/>
            <w:szCs w:val="20"/>
          </w:rPr>
          <w:t xml:space="preserve">The total </w:t>
        </w:r>
      </w:ins>
      <w:ins w:id="419" w:author="Author" w:date="2024-12-03T09:08:00Z">
        <w:r w:rsidRPr="00174718">
          <w:rPr>
            <w:rFonts w:ascii="Times New Roman" w:eastAsia="Times New Roman" w:hAnsi="Times New Roman" w:cs="Times New Roman"/>
            <w:sz w:val="24"/>
            <w:szCs w:val="20"/>
          </w:rPr>
          <w:t>Subregional</w:t>
        </w:r>
      </w:ins>
      <w:ins w:id="420" w:author="Author" w:date="2024-11-13T10:57:00Z">
        <w:r w:rsidRPr="00174718">
          <w:rPr>
            <w:rFonts w:ascii="Times New Roman" w:eastAsia="Times New Roman" w:hAnsi="Times New Roman" w:cs="Times New Roman"/>
            <w:sz w:val="24"/>
            <w:szCs w:val="20"/>
          </w:rPr>
          <w:t xml:space="preserve"> Annual Transmission Revenue Requirement specified in Attachment H for all </w:t>
        </w:r>
      </w:ins>
      <w:ins w:id="421" w:author="Author" w:date="2024-11-13T14:26:00Z">
        <w:r w:rsidRPr="00174718">
          <w:rPr>
            <w:rFonts w:ascii="Times New Roman" w:eastAsia="Times New Roman" w:hAnsi="Times New Roman" w:cs="Times New Roman"/>
            <w:sz w:val="24"/>
            <w:szCs w:val="20"/>
          </w:rPr>
          <w:t xml:space="preserve">Subregions </w:t>
        </w:r>
      </w:ins>
      <w:ins w:id="422" w:author="Author" w:date="2024-11-13T10:57:00Z">
        <w:r w:rsidRPr="00174718">
          <w:rPr>
            <w:rFonts w:ascii="Times New Roman" w:eastAsia="Times New Roman" w:hAnsi="Times New Roman" w:cs="Times New Roman"/>
            <w:sz w:val="24"/>
            <w:szCs w:val="20"/>
          </w:rPr>
          <w:t xml:space="preserve">is the basis for the Average </w:t>
        </w:r>
      </w:ins>
      <w:ins w:id="423" w:author="Author" w:date="2024-12-03T09:08:00Z">
        <w:r w:rsidRPr="00174718">
          <w:rPr>
            <w:rFonts w:ascii="Times New Roman" w:eastAsia="Times New Roman" w:hAnsi="Times New Roman" w:cs="Times New Roman"/>
            <w:sz w:val="24"/>
            <w:szCs w:val="20"/>
          </w:rPr>
          <w:t>Subregional</w:t>
        </w:r>
      </w:ins>
      <w:ins w:id="424" w:author="Author" w:date="2024-11-13T10:57:00Z">
        <w:r w:rsidRPr="00174718">
          <w:rPr>
            <w:rFonts w:ascii="Times New Roman" w:eastAsia="Times New Roman" w:hAnsi="Times New Roman" w:cs="Times New Roman"/>
            <w:sz w:val="24"/>
            <w:szCs w:val="20"/>
          </w:rPr>
          <w:t xml:space="preserve"> Rate.  The annual</w:t>
        </w:r>
        <w:r w:rsidRPr="00174718" w:rsidDel="00E54D5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4"/>
            <w:szCs w:val="20"/>
          </w:rPr>
          <w:t xml:space="preserve">Average </w:t>
        </w:r>
      </w:ins>
      <w:ins w:id="425" w:author="Author" w:date="2024-12-03T09:08:00Z">
        <w:r w:rsidRPr="00174718">
          <w:rPr>
            <w:rFonts w:ascii="Times New Roman" w:eastAsia="Times New Roman" w:hAnsi="Times New Roman" w:cs="Times New Roman"/>
            <w:sz w:val="24"/>
            <w:szCs w:val="20"/>
          </w:rPr>
          <w:t>Subregional</w:t>
        </w:r>
      </w:ins>
      <w:ins w:id="426" w:author="Author" w:date="2024-11-13T10:57:00Z">
        <w:r w:rsidRPr="00174718">
          <w:rPr>
            <w:rFonts w:ascii="Times New Roman" w:eastAsia="Times New Roman" w:hAnsi="Times New Roman" w:cs="Times New Roman"/>
            <w:sz w:val="24"/>
            <w:szCs w:val="20"/>
          </w:rPr>
          <w:t xml:space="preserve"> Rate for Firm Point-To-Point Transmission Service shall be determined in accordance with the following formula.</w:t>
        </w:r>
      </w:ins>
    </w:p>
    <w:p w14:paraId="62DCC84C" w14:textId="77777777" w:rsidR="00BF5323" w:rsidRPr="00174718" w:rsidRDefault="00BF5323" w:rsidP="00BF5323">
      <w:pPr>
        <w:tabs>
          <w:tab w:val="clear" w:pos="2431"/>
        </w:tabs>
        <w:spacing w:after="120" w:line="360" w:lineRule="auto"/>
        <w:ind w:left="4320" w:hanging="2160"/>
        <w:jc w:val="both"/>
        <w:rPr>
          <w:ins w:id="427" w:author="Author" w:date="2024-11-13T10:57:00Z" w16du:dateUtc="2024-11-13T16:57:00Z"/>
          <w:rFonts w:ascii="Times New Roman" w:eastAsia="Times New Roman" w:hAnsi="Times New Roman" w:cs="Times New Roman"/>
          <w:sz w:val="24"/>
          <w:szCs w:val="20"/>
        </w:rPr>
      </w:pPr>
      <w:ins w:id="428" w:author="Author" w:date="2024-11-13T10:57:00Z" w16du:dateUtc="2024-11-13T16:57:00Z">
        <w:r w:rsidRPr="00174718">
          <w:rPr>
            <w:rFonts w:ascii="Times New Roman" w:eastAsia="Times New Roman" w:hAnsi="Times New Roman" w:cs="Times New Roman"/>
            <w:sz w:val="24"/>
            <w:szCs w:val="20"/>
          </w:rPr>
          <w:lastRenderedPageBreak/>
          <w:t>A</w:t>
        </w:r>
      </w:ins>
      <w:ins w:id="429" w:author="Author" w:date="2024-11-13T14:27:00Z" w16du:dateUtc="2024-11-13T20:27:00Z">
        <w:r w:rsidRPr="00174718">
          <w:rPr>
            <w:rFonts w:ascii="Times New Roman" w:eastAsia="Times New Roman" w:hAnsi="Times New Roman" w:cs="Times New Roman"/>
            <w:sz w:val="24"/>
            <w:szCs w:val="20"/>
          </w:rPr>
          <w:t>S</w:t>
        </w:r>
      </w:ins>
      <w:ins w:id="430" w:author="Author" w:date="2024-11-13T10:57:00Z" w16du:dateUtc="2024-11-13T16:57:00Z">
        <w:r w:rsidRPr="00174718">
          <w:rPr>
            <w:rFonts w:ascii="Times New Roman" w:eastAsia="Times New Roman" w:hAnsi="Times New Roman" w:cs="Times New Roman"/>
            <w:sz w:val="24"/>
            <w:szCs w:val="20"/>
          </w:rPr>
          <w:t>R =</w:t>
        </w:r>
        <w:r w:rsidRPr="00174718">
          <w:rPr>
            <w:rFonts w:ascii="Times New Roman" w:eastAsia="Times New Roman" w:hAnsi="Times New Roman" w:cs="Times New Roman"/>
            <w:sz w:val="24"/>
            <w:szCs w:val="20"/>
          </w:rPr>
          <w:tab/>
          <w:t>T</w:t>
        </w:r>
      </w:ins>
      <w:ins w:id="431" w:author="Author" w:date="2024-11-13T14:27:00Z" w16du:dateUtc="2024-11-13T20:27:00Z">
        <w:r w:rsidRPr="00174718">
          <w:rPr>
            <w:rFonts w:ascii="Times New Roman" w:eastAsia="Times New Roman" w:hAnsi="Times New Roman" w:cs="Times New Roman"/>
            <w:sz w:val="24"/>
            <w:szCs w:val="20"/>
          </w:rPr>
          <w:t>S</w:t>
        </w:r>
      </w:ins>
      <w:ins w:id="432" w:author="Author" w:date="2024-11-13T10:57:00Z" w16du:dateUtc="2024-11-13T16:57:00Z">
        <w:r w:rsidRPr="00174718">
          <w:rPr>
            <w:rFonts w:ascii="Times New Roman" w:eastAsia="Times New Roman" w:hAnsi="Times New Roman" w:cs="Times New Roman"/>
            <w:sz w:val="24"/>
            <w:szCs w:val="20"/>
          </w:rPr>
          <w:t>ATRR/</w:t>
        </w:r>
      </w:ins>
      <w:ins w:id="433" w:author="Charles Locke" w:date="2025-01-10T16:11:00Z" w16du:dateUtc="2025-01-10T22:11:00Z">
        <w:r w:rsidRPr="00174718">
          <w:rPr>
            <w:rFonts w:ascii="Times New Roman" w:eastAsia="Times New Roman" w:hAnsi="Times New Roman" w:cs="Times New Roman"/>
            <w:sz w:val="24"/>
            <w:szCs w:val="20"/>
          </w:rPr>
          <w:t xml:space="preserve">(Sum of </w:t>
        </w:r>
      </w:ins>
      <w:ins w:id="434" w:author="Author" w:date="2024-11-13T10:57:00Z" w16du:dateUtc="2024-11-13T16:57:00Z">
        <w:r w:rsidRPr="00174718">
          <w:rPr>
            <w:rFonts w:ascii="Times New Roman" w:eastAsia="Times New Roman" w:hAnsi="Times New Roman" w:cs="Times New Roman"/>
            <w:sz w:val="24"/>
            <w:szCs w:val="20"/>
          </w:rPr>
          <w:t>M</w:t>
        </w:r>
      </w:ins>
      <w:ins w:id="435" w:author="Author" w:date="2024-11-13T14:29:00Z" w16du:dateUtc="2024-11-13T20:29:00Z">
        <w:r w:rsidRPr="00174718">
          <w:rPr>
            <w:rFonts w:ascii="Times New Roman" w:eastAsia="Times New Roman" w:hAnsi="Times New Roman" w:cs="Times New Roman"/>
            <w:sz w:val="24"/>
            <w:szCs w:val="20"/>
          </w:rPr>
          <w:t>S</w:t>
        </w:r>
      </w:ins>
      <w:ins w:id="436" w:author="Author" w:date="2024-11-13T10:57:00Z" w16du:dateUtc="2024-11-13T16:57:00Z">
        <w:r w:rsidRPr="00174718">
          <w:rPr>
            <w:rFonts w:ascii="Times New Roman" w:eastAsia="Times New Roman" w:hAnsi="Times New Roman" w:cs="Times New Roman"/>
            <w:sz w:val="24"/>
            <w:szCs w:val="20"/>
          </w:rPr>
          <w:t>TL</w:t>
        </w:r>
      </w:ins>
      <w:ins w:id="437" w:author="Charles Locke" w:date="2025-01-10T16:11:00Z" w16du:dateUtc="2025-01-10T22:11:00Z">
        <w:r w:rsidRPr="00174718">
          <w:rPr>
            <w:rFonts w:ascii="Times New Roman" w:eastAsia="Times New Roman" w:hAnsi="Times New Roman" w:cs="Times New Roman"/>
            <w:sz w:val="24"/>
            <w:szCs w:val="20"/>
          </w:rPr>
          <w:t xml:space="preserve"> for all Subregions)</w:t>
        </w:r>
      </w:ins>
    </w:p>
    <w:p w14:paraId="4AFCE872" w14:textId="77777777" w:rsidR="00BF5323" w:rsidRPr="00174718" w:rsidRDefault="00BF5323" w:rsidP="00BF5323">
      <w:pPr>
        <w:tabs>
          <w:tab w:val="clear" w:pos="2431"/>
        </w:tabs>
        <w:spacing w:after="120" w:line="360" w:lineRule="auto"/>
        <w:ind w:left="4320" w:hanging="2160"/>
        <w:jc w:val="both"/>
        <w:rPr>
          <w:ins w:id="438" w:author="Author" w:date="2024-11-13T10:57:00Z" w16du:dateUtc="2024-11-13T16:57:00Z"/>
          <w:rFonts w:ascii="Times New Roman" w:eastAsia="Times New Roman" w:hAnsi="Times New Roman" w:cs="Times New Roman"/>
          <w:sz w:val="24"/>
          <w:szCs w:val="20"/>
        </w:rPr>
      </w:pPr>
      <w:ins w:id="439" w:author="Author" w:date="2024-11-13T10:57:00Z" w16du:dateUtc="2024-11-13T16:57:00Z">
        <w:r w:rsidRPr="00174718">
          <w:rPr>
            <w:rFonts w:ascii="Times New Roman" w:eastAsia="Times New Roman" w:hAnsi="Times New Roman" w:cs="Times New Roman"/>
            <w:sz w:val="24"/>
            <w:szCs w:val="20"/>
          </w:rPr>
          <w:t>in which</w:t>
        </w:r>
      </w:ins>
    </w:p>
    <w:p w14:paraId="636E3946" w14:textId="77777777" w:rsidR="00BF5323" w:rsidRPr="00174718" w:rsidRDefault="00BF5323" w:rsidP="00BF5323">
      <w:pPr>
        <w:tabs>
          <w:tab w:val="clear" w:pos="2431"/>
        </w:tabs>
        <w:spacing w:after="120" w:line="360" w:lineRule="auto"/>
        <w:ind w:left="4320" w:hanging="2160"/>
        <w:jc w:val="both"/>
        <w:rPr>
          <w:ins w:id="440" w:author="Author" w:date="2024-11-13T10:57:00Z" w16du:dateUtc="2024-11-13T16:57:00Z"/>
          <w:rFonts w:ascii="Times New Roman" w:eastAsia="Times New Roman" w:hAnsi="Times New Roman" w:cs="Times New Roman"/>
          <w:sz w:val="24"/>
          <w:szCs w:val="20"/>
        </w:rPr>
      </w:pPr>
      <w:ins w:id="441" w:author="Author" w:date="2024-11-13T10:57:00Z">
        <w:r w:rsidRPr="00174718">
          <w:rPr>
            <w:rFonts w:ascii="Times New Roman" w:eastAsia="Times New Roman" w:hAnsi="Times New Roman" w:cs="Times New Roman"/>
            <w:sz w:val="24"/>
            <w:szCs w:val="20"/>
          </w:rPr>
          <w:t>A</w:t>
        </w:r>
      </w:ins>
      <w:ins w:id="442" w:author="Author" w:date="2024-11-13T14:33:00Z">
        <w:r w:rsidRPr="00174718">
          <w:rPr>
            <w:rFonts w:ascii="Times New Roman" w:eastAsia="Times New Roman" w:hAnsi="Times New Roman" w:cs="Times New Roman"/>
            <w:sz w:val="24"/>
            <w:szCs w:val="20"/>
          </w:rPr>
          <w:t>S</w:t>
        </w:r>
      </w:ins>
      <w:ins w:id="443" w:author="Author" w:date="2024-11-13T10:57:00Z">
        <w:r w:rsidRPr="00174718">
          <w:rPr>
            <w:rFonts w:ascii="Times New Roman" w:eastAsia="Times New Roman" w:hAnsi="Times New Roman" w:cs="Times New Roman"/>
            <w:sz w:val="24"/>
            <w:szCs w:val="20"/>
          </w:rPr>
          <w:t>R =</w:t>
        </w:r>
        <w:r w:rsidRPr="00174718">
          <w:rPr>
            <w:rFonts w:ascii="Times New Roman" w:eastAsia="Times New Roman" w:hAnsi="Times New Roman" w:cs="Times New Roman"/>
            <w:sz w:val="24"/>
            <w:szCs w:val="20"/>
          </w:rPr>
          <w:tab/>
          <w:t xml:space="preserve">the annual Average </w:t>
        </w:r>
      </w:ins>
      <w:ins w:id="444" w:author="Author" w:date="2024-12-03T09:08:00Z">
        <w:r w:rsidRPr="00174718">
          <w:rPr>
            <w:rFonts w:ascii="Times New Roman" w:eastAsia="Times New Roman" w:hAnsi="Times New Roman" w:cs="Times New Roman"/>
            <w:sz w:val="24"/>
            <w:szCs w:val="20"/>
          </w:rPr>
          <w:t>Subregional</w:t>
        </w:r>
      </w:ins>
      <w:ins w:id="445" w:author="Author" w:date="2024-11-13T10:57:00Z">
        <w:r w:rsidRPr="00174718">
          <w:rPr>
            <w:rFonts w:ascii="Times New Roman" w:eastAsia="Times New Roman" w:hAnsi="Times New Roman" w:cs="Times New Roman"/>
            <w:sz w:val="24"/>
            <w:szCs w:val="20"/>
          </w:rPr>
          <w:t xml:space="preserve"> Rate</w:t>
        </w:r>
      </w:ins>
    </w:p>
    <w:p w14:paraId="169826CC" w14:textId="77777777" w:rsidR="00BF5323" w:rsidRPr="00174718" w:rsidRDefault="00BF5323" w:rsidP="00BF5323">
      <w:pPr>
        <w:tabs>
          <w:tab w:val="clear" w:pos="2431"/>
        </w:tabs>
        <w:spacing w:after="120" w:line="360" w:lineRule="auto"/>
        <w:ind w:left="4320" w:hanging="2160"/>
        <w:jc w:val="both"/>
        <w:rPr>
          <w:ins w:id="446" w:author="Author" w:date="2024-11-13T10:57:00Z" w16du:dateUtc="2024-11-13T16:57:00Z"/>
          <w:rFonts w:ascii="Times New Roman" w:eastAsia="Times New Roman" w:hAnsi="Times New Roman" w:cs="Times New Roman"/>
          <w:sz w:val="24"/>
          <w:szCs w:val="20"/>
        </w:rPr>
      </w:pPr>
      <w:ins w:id="447" w:author="Author" w:date="2024-11-13T10:57:00Z">
        <w:r w:rsidRPr="00174718">
          <w:rPr>
            <w:rFonts w:ascii="Times New Roman" w:eastAsia="Times New Roman" w:hAnsi="Times New Roman" w:cs="Times New Roman"/>
            <w:sz w:val="24"/>
            <w:szCs w:val="20"/>
          </w:rPr>
          <w:t>T</w:t>
        </w:r>
      </w:ins>
      <w:ins w:id="448" w:author="Author" w:date="2024-11-13T14:33:00Z">
        <w:r w:rsidRPr="00174718">
          <w:rPr>
            <w:rFonts w:ascii="Times New Roman" w:eastAsia="Times New Roman" w:hAnsi="Times New Roman" w:cs="Times New Roman"/>
            <w:sz w:val="24"/>
            <w:szCs w:val="20"/>
          </w:rPr>
          <w:t>S</w:t>
        </w:r>
      </w:ins>
      <w:ins w:id="449" w:author="Author" w:date="2024-11-13T10:57:00Z">
        <w:r w:rsidRPr="00174718">
          <w:rPr>
            <w:rFonts w:ascii="Times New Roman" w:eastAsia="Times New Roman" w:hAnsi="Times New Roman" w:cs="Times New Roman"/>
            <w:sz w:val="24"/>
            <w:szCs w:val="20"/>
          </w:rPr>
          <w:t>ATRR =</w:t>
        </w:r>
        <w:r w:rsidRPr="00174718">
          <w:rPr>
            <w:rFonts w:ascii="Times New Roman" w:eastAsia="Times New Roman" w:hAnsi="Times New Roman" w:cs="Times New Roman"/>
            <w:sz w:val="24"/>
            <w:szCs w:val="20"/>
          </w:rPr>
          <w:tab/>
          <w:t xml:space="preserve">the total </w:t>
        </w:r>
      </w:ins>
      <w:ins w:id="450" w:author="Author" w:date="2024-12-03T09:08:00Z">
        <w:r w:rsidRPr="00174718">
          <w:rPr>
            <w:rFonts w:ascii="Times New Roman" w:eastAsia="Times New Roman" w:hAnsi="Times New Roman" w:cs="Times New Roman"/>
            <w:sz w:val="24"/>
            <w:szCs w:val="20"/>
          </w:rPr>
          <w:t>Subregional</w:t>
        </w:r>
      </w:ins>
      <w:ins w:id="451" w:author="Author" w:date="2024-11-13T10:57:00Z">
        <w:r w:rsidRPr="00174718">
          <w:rPr>
            <w:rFonts w:ascii="Times New Roman" w:eastAsia="Times New Roman" w:hAnsi="Times New Roman" w:cs="Times New Roman"/>
            <w:sz w:val="24"/>
            <w:szCs w:val="20"/>
          </w:rPr>
          <w:t xml:space="preserve"> Annual Transmission Revenue Requirement for all </w:t>
        </w:r>
      </w:ins>
      <w:ins w:id="452" w:author="Author" w:date="2024-11-13T14:29:00Z">
        <w:r w:rsidRPr="00174718">
          <w:rPr>
            <w:rFonts w:ascii="Times New Roman" w:eastAsia="Times New Roman" w:hAnsi="Times New Roman" w:cs="Times New Roman"/>
            <w:sz w:val="24"/>
            <w:szCs w:val="20"/>
          </w:rPr>
          <w:t>Subregions</w:t>
        </w:r>
      </w:ins>
      <w:ins w:id="453" w:author="Author" w:date="2024-11-13T10:57:00Z">
        <w:r w:rsidRPr="00174718">
          <w:rPr>
            <w:rFonts w:ascii="Times New Roman" w:eastAsia="Times New Roman" w:hAnsi="Times New Roman" w:cs="Times New Roman"/>
            <w:sz w:val="24"/>
            <w:szCs w:val="20"/>
          </w:rPr>
          <w:t xml:space="preserve"> as specified in Attachment H</w:t>
        </w:r>
      </w:ins>
      <w:ins w:id="454" w:author="Nicole Wagner" w:date="2024-12-09T11:18:00Z">
        <w:r w:rsidRPr="00174718">
          <w:rPr>
            <w:rFonts w:ascii="Times New Roman" w:eastAsia="Times New Roman" w:hAnsi="Times New Roman" w:cs="Times New Roman"/>
            <w:sz w:val="24"/>
            <w:szCs w:val="20"/>
          </w:rPr>
          <w:t>.</w:t>
        </w:r>
      </w:ins>
      <w:ins w:id="455" w:author="Author" w:date="2024-11-13T10:57:00Z">
        <w:r w:rsidRPr="00174718">
          <w:rPr>
            <w:rFonts w:ascii="Times New Roman" w:eastAsia="Times New Roman" w:hAnsi="Times New Roman" w:cs="Times New Roman"/>
            <w:sz w:val="24"/>
            <w:szCs w:val="20"/>
          </w:rPr>
          <w:t xml:space="preserve"> </w:t>
        </w:r>
      </w:ins>
    </w:p>
    <w:p w14:paraId="661516F4" w14:textId="77777777" w:rsidR="00BF5323" w:rsidRPr="00174718" w:rsidRDefault="00BF5323" w:rsidP="00BF5323">
      <w:pPr>
        <w:tabs>
          <w:tab w:val="clear" w:pos="2431"/>
        </w:tabs>
        <w:spacing w:after="120" w:line="360" w:lineRule="auto"/>
        <w:ind w:left="4320" w:hanging="2160"/>
        <w:jc w:val="both"/>
        <w:rPr>
          <w:rFonts w:ascii="Times New Roman" w:eastAsia="Times New Roman" w:hAnsi="Times New Roman" w:cs="Times New Roman"/>
          <w:sz w:val="24"/>
          <w:szCs w:val="20"/>
        </w:rPr>
      </w:pPr>
      <w:ins w:id="456" w:author="Author" w:date="2024-11-13T10:57:00Z" w16du:dateUtc="2024-11-13T16:57:00Z">
        <w:r w:rsidRPr="00174718">
          <w:rPr>
            <w:rFonts w:ascii="Times New Roman" w:eastAsia="Times New Roman" w:hAnsi="Times New Roman" w:cs="Times New Roman"/>
            <w:sz w:val="24"/>
            <w:szCs w:val="20"/>
          </w:rPr>
          <w:t>M</w:t>
        </w:r>
      </w:ins>
      <w:ins w:id="457" w:author="Author" w:date="2024-11-13T14:31:00Z" w16du:dateUtc="2024-11-13T20:31:00Z">
        <w:r w:rsidRPr="00174718">
          <w:rPr>
            <w:rFonts w:ascii="Times New Roman" w:eastAsia="Times New Roman" w:hAnsi="Times New Roman" w:cs="Times New Roman"/>
            <w:sz w:val="24"/>
            <w:szCs w:val="20"/>
          </w:rPr>
          <w:t>S</w:t>
        </w:r>
      </w:ins>
      <w:ins w:id="458" w:author="Author" w:date="2024-11-13T10:57:00Z" w16du:dateUtc="2024-11-13T16:57:00Z">
        <w:r w:rsidRPr="00174718">
          <w:rPr>
            <w:rFonts w:ascii="Times New Roman" w:eastAsia="Times New Roman" w:hAnsi="Times New Roman" w:cs="Times New Roman"/>
            <w:sz w:val="24"/>
            <w:szCs w:val="20"/>
          </w:rPr>
          <w:t>TL =</w:t>
        </w:r>
        <w:r w:rsidRPr="00174718">
          <w:rPr>
            <w:rFonts w:ascii="Times New Roman" w:eastAsia="Times New Roman" w:hAnsi="Times New Roman" w:cs="Times New Roman"/>
            <w:sz w:val="24"/>
            <w:szCs w:val="20"/>
          </w:rPr>
          <w:tab/>
          <w:t>as defined in Section III.</w:t>
        </w:r>
      </w:ins>
      <w:ins w:id="459" w:author="Author" w:date="2024-11-13T14:28:00Z" w16du:dateUtc="2024-11-13T20:28:00Z">
        <w:r w:rsidRPr="00174718">
          <w:rPr>
            <w:rFonts w:ascii="Times New Roman" w:eastAsia="Times New Roman" w:hAnsi="Times New Roman" w:cs="Times New Roman"/>
            <w:sz w:val="24"/>
            <w:szCs w:val="20"/>
          </w:rPr>
          <w:t>G</w:t>
        </w:r>
      </w:ins>
      <w:ins w:id="460" w:author="Author" w:date="2024-11-13T14:32:00Z" w16du:dateUtc="2024-11-13T20:32:00Z">
        <w:r w:rsidRPr="00174718">
          <w:rPr>
            <w:rFonts w:ascii="Times New Roman" w:eastAsia="Times New Roman" w:hAnsi="Times New Roman" w:cs="Times New Roman"/>
            <w:sz w:val="24"/>
            <w:szCs w:val="20"/>
          </w:rPr>
          <w:t>.1.</w:t>
        </w:r>
      </w:ins>
    </w:p>
    <w:p w14:paraId="521E8D58" w14:textId="77777777" w:rsidR="00BF5323" w:rsidRPr="00174718" w:rsidRDefault="00BF5323" w:rsidP="00BF5323">
      <w:pPr>
        <w:pBdr>
          <w:top w:val="single" w:sz="6" w:space="0" w:color="FFFFFF"/>
          <w:left w:val="single" w:sz="6" w:space="0" w:color="FFFFFF"/>
          <w:bottom w:val="single" w:sz="6" w:space="0" w:color="FFFFFF"/>
          <w:right w:val="single" w:sz="6" w:space="0" w:color="FFFFFF"/>
        </w:pBdr>
        <w:tabs>
          <w:tab w:val="clear" w:pos="2431"/>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10"/>
        <w:jc w:val="both"/>
        <w:rPr>
          <w:ins w:id="461" w:author="Author" w:date="2024-11-13T14:36:00Z" w16du:dateUtc="2024-11-13T20:36:00Z"/>
          <w:rFonts w:ascii="Times New Roman" w:eastAsia="Times New Roman" w:hAnsi="Times New Roman" w:cs="Times New Roman"/>
          <w:sz w:val="24"/>
          <w:szCs w:val="20"/>
        </w:rPr>
      </w:pPr>
      <w:ins w:id="462" w:author="Author" w:date="2024-11-13T14:36:00Z">
        <w:r w:rsidRPr="00174718">
          <w:rPr>
            <w:rFonts w:ascii="Times New Roman" w:eastAsia="Times New Roman" w:hAnsi="Times New Roman" w:cs="Times New Roman"/>
            <w:sz w:val="24"/>
            <w:szCs w:val="20"/>
          </w:rPr>
          <w:t>The</w:t>
        </w:r>
        <w:r w:rsidRPr="00174718" w:rsidDel="006F25E5">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4"/>
            <w:szCs w:val="20"/>
          </w:rPr>
          <w:t xml:space="preserve">Average </w:t>
        </w:r>
      </w:ins>
      <w:ins w:id="463" w:author="Author" w:date="2024-12-03T09:08:00Z">
        <w:r w:rsidRPr="00174718">
          <w:rPr>
            <w:rFonts w:ascii="Times New Roman" w:eastAsia="Times New Roman" w:hAnsi="Times New Roman" w:cs="Times New Roman"/>
            <w:sz w:val="24"/>
            <w:szCs w:val="20"/>
          </w:rPr>
          <w:t>Subregional</w:t>
        </w:r>
      </w:ins>
      <w:ins w:id="464" w:author="Author" w:date="2024-11-13T14:36:00Z">
        <w:r w:rsidRPr="00174718">
          <w:rPr>
            <w:rFonts w:ascii="Times New Roman" w:eastAsia="Times New Roman" w:hAnsi="Times New Roman" w:cs="Times New Roman"/>
            <w:sz w:val="24"/>
            <w:szCs w:val="20"/>
          </w:rPr>
          <w:t xml:space="preserve"> Rates for Firm Point-To-Point Transmission Service and Non-Firm Point-To-Point Transmission Service for each month, week, day on-peak, day off-peak, hour on-peak, and hour off-peak shall be based on the annual Average </w:t>
        </w:r>
      </w:ins>
      <w:ins w:id="465" w:author="Author" w:date="2024-12-03T09:08:00Z">
        <w:r w:rsidRPr="00174718">
          <w:rPr>
            <w:rFonts w:ascii="Times New Roman" w:eastAsia="Times New Roman" w:hAnsi="Times New Roman" w:cs="Times New Roman"/>
            <w:sz w:val="24"/>
            <w:szCs w:val="20"/>
          </w:rPr>
          <w:t>Subregional</w:t>
        </w:r>
      </w:ins>
      <w:ins w:id="466" w:author="Author" w:date="2024-11-13T14:36:00Z">
        <w:r w:rsidRPr="00174718">
          <w:rPr>
            <w:rFonts w:ascii="Times New Roman" w:eastAsia="Times New Roman" w:hAnsi="Times New Roman" w:cs="Times New Roman"/>
            <w:sz w:val="24"/>
            <w:szCs w:val="20"/>
          </w:rPr>
          <w:t xml:space="preserve"> Rate and calculated consistently with the formulas shown in Sections III.</w:t>
        </w:r>
      </w:ins>
      <w:ins w:id="467" w:author="Author" w:date="2024-11-13T14:39:00Z">
        <w:r w:rsidRPr="00174718">
          <w:rPr>
            <w:rFonts w:ascii="Times New Roman" w:eastAsia="Times New Roman" w:hAnsi="Times New Roman" w:cs="Times New Roman"/>
            <w:sz w:val="24"/>
            <w:szCs w:val="20"/>
          </w:rPr>
          <w:t>G</w:t>
        </w:r>
      </w:ins>
      <w:ins w:id="468" w:author="Author" w:date="2024-11-13T14:36:00Z">
        <w:r w:rsidRPr="00174718">
          <w:rPr>
            <w:rFonts w:ascii="Times New Roman" w:eastAsia="Times New Roman" w:hAnsi="Times New Roman" w:cs="Times New Roman"/>
            <w:sz w:val="24"/>
            <w:szCs w:val="20"/>
          </w:rPr>
          <w:t>.2 and III.</w:t>
        </w:r>
      </w:ins>
      <w:ins w:id="469" w:author="Author" w:date="2024-11-13T14:39:00Z">
        <w:r w:rsidRPr="00174718">
          <w:rPr>
            <w:rFonts w:ascii="Times New Roman" w:eastAsia="Times New Roman" w:hAnsi="Times New Roman" w:cs="Times New Roman"/>
            <w:sz w:val="24"/>
            <w:szCs w:val="20"/>
          </w:rPr>
          <w:t>G</w:t>
        </w:r>
      </w:ins>
      <w:ins w:id="470" w:author="Author" w:date="2024-11-13T14:36:00Z">
        <w:r w:rsidRPr="00174718">
          <w:rPr>
            <w:rFonts w:ascii="Times New Roman" w:eastAsia="Times New Roman" w:hAnsi="Times New Roman" w:cs="Times New Roman"/>
            <w:sz w:val="24"/>
            <w:szCs w:val="20"/>
          </w:rPr>
          <w:t>.3.</w:t>
        </w:r>
      </w:ins>
    </w:p>
    <w:p w14:paraId="792148B9" w14:textId="77777777" w:rsidR="00BF5323" w:rsidRPr="00174718" w:rsidRDefault="00BF5323" w:rsidP="00BF5323">
      <w:pPr>
        <w:tabs>
          <w:tab w:val="clear" w:pos="2431"/>
        </w:tabs>
        <w:spacing w:after="0" w:line="360" w:lineRule="auto"/>
        <w:ind w:left="1440"/>
        <w:jc w:val="both"/>
        <w:rPr>
          <w:ins w:id="471" w:author="Author" w:date="2024-11-13T14:36:00Z" w16du:dateUtc="2024-11-13T20:36:00Z"/>
          <w:rFonts w:ascii="Times New Roman" w:eastAsia="Times New Roman" w:hAnsi="Times New Roman" w:cs="Times New Roman"/>
          <w:sz w:val="24"/>
          <w:szCs w:val="20"/>
        </w:rPr>
      </w:pPr>
      <w:ins w:id="472" w:author="Author" w:date="2024-11-13T14:36:00Z">
        <w:r w:rsidRPr="00174718">
          <w:rPr>
            <w:rFonts w:ascii="Times New Roman" w:eastAsia="Times New Roman" w:hAnsi="Times New Roman" w:cs="Times New Roman"/>
            <w:b/>
            <w:bCs/>
            <w:sz w:val="24"/>
            <w:szCs w:val="20"/>
          </w:rPr>
          <w:t>5.</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Total </w:t>
        </w:r>
      </w:ins>
      <w:ins w:id="473" w:author="Author" w:date="2024-12-03T09:08:00Z">
        <w:r w:rsidRPr="00174718">
          <w:rPr>
            <w:rFonts w:ascii="Times New Roman" w:eastAsia="Times New Roman" w:hAnsi="Times New Roman" w:cs="Times New Roman"/>
            <w:b/>
            <w:bCs/>
            <w:sz w:val="24"/>
            <w:szCs w:val="20"/>
          </w:rPr>
          <w:t>Subregional</w:t>
        </w:r>
      </w:ins>
      <w:ins w:id="474" w:author="Author" w:date="2024-11-13T14:36:00Z">
        <w:r w:rsidRPr="00174718">
          <w:rPr>
            <w:rFonts w:ascii="Times New Roman" w:eastAsia="Times New Roman" w:hAnsi="Times New Roman" w:cs="Times New Roman"/>
            <w:b/>
            <w:bCs/>
            <w:sz w:val="24"/>
            <w:szCs w:val="20"/>
          </w:rPr>
          <w:t xml:space="preserve"> Charge</w:t>
        </w:r>
      </w:ins>
    </w:p>
    <w:p w14:paraId="0CEFE6A8" w14:textId="77777777" w:rsidR="00BF5323" w:rsidRPr="00174718" w:rsidRDefault="00BF5323" w:rsidP="00BF5323">
      <w:pPr>
        <w:pBdr>
          <w:top w:val="single" w:sz="6" w:space="0" w:color="FFFFFF"/>
          <w:left w:val="single" w:sz="6" w:space="0" w:color="FFFFFF"/>
          <w:bottom w:val="single" w:sz="6" w:space="0" w:color="FFFFFF"/>
          <w:right w:val="single" w:sz="6" w:space="0" w:color="FFFFFF"/>
        </w:pBdr>
        <w:tabs>
          <w:tab w:val="clear" w:pos="2431"/>
          <w:tab w:val="left" w:pos="1440"/>
          <w:tab w:val="left" w:pos="2160"/>
          <w:tab w:val="left" w:pos="2880"/>
          <w:tab w:val="left" w:pos="3600"/>
          <w:tab w:val="left" w:pos="4320"/>
          <w:tab w:val="left" w:pos="5040"/>
          <w:tab w:val="left" w:pos="5760"/>
          <w:tab w:val="left" w:pos="6480"/>
          <w:tab w:val="left" w:pos="7200"/>
        </w:tabs>
        <w:spacing w:after="0" w:line="360" w:lineRule="auto"/>
        <w:ind w:left="1440" w:firstLine="810"/>
        <w:jc w:val="both"/>
        <w:rPr>
          <w:ins w:id="475" w:author="Author" w:date="2024-11-13T14:36:00Z" w16du:dateUtc="2024-11-13T20:36:00Z"/>
          <w:rFonts w:ascii="Times New Roman" w:eastAsia="Times New Roman" w:hAnsi="Times New Roman" w:cs="Times New Roman"/>
          <w:sz w:val="24"/>
          <w:szCs w:val="20"/>
        </w:rPr>
      </w:pPr>
      <w:ins w:id="476" w:author="Author" w:date="2024-11-13T14:36:00Z">
        <w:r w:rsidRPr="00174718">
          <w:rPr>
            <w:rFonts w:ascii="Times New Roman" w:eastAsia="Times New Roman" w:hAnsi="Times New Roman" w:cs="Times New Roman"/>
            <w:sz w:val="24"/>
            <w:szCs w:val="20"/>
          </w:rPr>
          <w:t xml:space="preserve">The total </w:t>
        </w:r>
      </w:ins>
      <w:ins w:id="477" w:author="Author" w:date="2024-12-03T09:08:00Z">
        <w:r w:rsidRPr="00174718">
          <w:rPr>
            <w:rFonts w:ascii="Times New Roman" w:eastAsia="Times New Roman" w:hAnsi="Times New Roman" w:cs="Times New Roman"/>
            <w:sz w:val="24"/>
            <w:szCs w:val="20"/>
          </w:rPr>
          <w:t>Subregional</w:t>
        </w:r>
      </w:ins>
      <w:ins w:id="478" w:author="Author" w:date="2024-11-13T14:36:00Z">
        <w:r w:rsidRPr="00174718">
          <w:rPr>
            <w:rFonts w:ascii="Times New Roman" w:eastAsia="Times New Roman" w:hAnsi="Times New Roman" w:cs="Times New Roman"/>
            <w:sz w:val="24"/>
            <w:szCs w:val="20"/>
          </w:rPr>
          <w:t xml:space="preserve"> </w:t>
        </w:r>
      </w:ins>
      <w:ins w:id="479" w:author="Charles Locke" w:date="2025-01-16T15:24:00Z" w16du:dateUtc="2025-01-16T21:24:00Z">
        <w:r w:rsidRPr="00174718">
          <w:rPr>
            <w:rFonts w:ascii="Times New Roman" w:eastAsia="Times New Roman" w:hAnsi="Times New Roman" w:cs="Times New Roman"/>
            <w:sz w:val="24"/>
            <w:szCs w:val="20"/>
          </w:rPr>
          <w:t>C</w:t>
        </w:r>
      </w:ins>
      <w:ins w:id="480" w:author="Author" w:date="2024-11-13T14:36:00Z">
        <w:r w:rsidRPr="00174718">
          <w:rPr>
            <w:rFonts w:ascii="Times New Roman" w:eastAsia="Times New Roman" w:hAnsi="Times New Roman" w:cs="Times New Roman"/>
            <w:sz w:val="24"/>
            <w:szCs w:val="20"/>
          </w:rPr>
          <w:t>harge paid by a Transmission Customer under this Schedule 11 pursuant to a reservation for hourly delivery shall not exceed the applicable on-peak daily rate multiplied by the highest amount of Reserved Capacity in any hour during such day.  The total</w:t>
        </w:r>
        <w:r w:rsidRPr="00174718" w:rsidDel="007551AB">
          <w:rPr>
            <w:rFonts w:ascii="Times New Roman" w:eastAsia="Times New Roman" w:hAnsi="Times New Roman" w:cs="Times New Roman"/>
            <w:sz w:val="24"/>
            <w:szCs w:val="20"/>
          </w:rPr>
          <w:t xml:space="preserve"> </w:t>
        </w:r>
      </w:ins>
      <w:ins w:id="481" w:author="Author" w:date="2024-12-03T09:08:00Z">
        <w:r w:rsidRPr="00174718">
          <w:rPr>
            <w:rFonts w:ascii="Times New Roman" w:eastAsia="Times New Roman" w:hAnsi="Times New Roman" w:cs="Times New Roman"/>
            <w:sz w:val="24"/>
            <w:szCs w:val="20"/>
          </w:rPr>
          <w:t>Subregional</w:t>
        </w:r>
      </w:ins>
      <w:ins w:id="482" w:author="Author" w:date="2024-11-13T14:36:00Z">
        <w:r w:rsidRPr="00174718">
          <w:rPr>
            <w:rFonts w:ascii="Times New Roman" w:eastAsia="Times New Roman" w:hAnsi="Times New Roman" w:cs="Times New Roman"/>
            <w:sz w:val="24"/>
            <w:szCs w:val="20"/>
          </w:rPr>
          <w:t xml:space="preserve"> </w:t>
        </w:r>
      </w:ins>
      <w:ins w:id="483" w:author="Charles Locke" w:date="2025-01-16T15:25:00Z" w16du:dateUtc="2025-01-16T21:25:00Z">
        <w:r w:rsidRPr="00174718">
          <w:rPr>
            <w:rFonts w:ascii="Times New Roman" w:eastAsia="Times New Roman" w:hAnsi="Times New Roman" w:cs="Times New Roman"/>
            <w:sz w:val="24"/>
            <w:szCs w:val="20"/>
          </w:rPr>
          <w:t>C</w:t>
        </w:r>
      </w:ins>
      <w:ins w:id="484" w:author="Author" w:date="2024-11-13T14:36:00Z">
        <w:r w:rsidRPr="00174718">
          <w:rPr>
            <w:rFonts w:ascii="Times New Roman" w:eastAsia="Times New Roman" w:hAnsi="Times New Roman" w:cs="Times New Roman"/>
            <w:sz w:val="24"/>
            <w:szCs w:val="20"/>
          </w:rPr>
          <w:t>harge under this Schedule 11 in any week, pursuant to a reservation for hourly or daily delivery, shall not exceed the applicable rate specified for weekly delivery multiplied by the highest amount of Reserved Capacity in any hour during such week.</w:t>
        </w:r>
      </w:ins>
    </w:p>
    <w:p w14:paraId="6A7081D6" w14:textId="77777777" w:rsidR="00BF5323" w:rsidRPr="00174718" w:rsidDel="007551AB" w:rsidRDefault="00BF5323" w:rsidP="00BF5323">
      <w:pPr>
        <w:tabs>
          <w:tab w:val="clear" w:pos="2431"/>
        </w:tabs>
        <w:spacing w:after="0" w:line="360" w:lineRule="auto"/>
        <w:ind w:left="2160" w:hanging="720"/>
        <w:jc w:val="both"/>
        <w:rPr>
          <w:ins w:id="485" w:author="Author" w:date="2024-11-13T14:36:00Z" w16du:dateUtc="2024-11-13T20:36:00Z"/>
          <w:del w:id="486" w:author="Author" w:date="2024-11-13T14:44:00Z" w16du:dateUtc="2024-11-13T20:44:00Z"/>
          <w:rFonts w:ascii="Times New Roman" w:eastAsia="Times New Roman" w:hAnsi="Times New Roman" w:cs="Times New Roman"/>
          <w:b/>
          <w:bCs/>
          <w:sz w:val="24"/>
          <w:szCs w:val="20"/>
        </w:rPr>
      </w:pPr>
      <w:ins w:id="487" w:author="Author" w:date="2024-11-13T14:36:00Z">
        <w:r w:rsidRPr="00174718">
          <w:rPr>
            <w:rFonts w:ascii="Times New Roman" w:eastAsia="Times New Roman" w:hAnsi="Times New Roman" w:cs="Times New Roman"/>
            <w:b/>
            <w:bCs/>
            <w:sz w:val="24"/>
            <w:szCs w:val="20"/>
          </w:rPr>
          <w:t>6.</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sz w:val="24"/>
            <w:szCs w:val="20"/>
          </w:rPr>
          <w:t xml:space="preserve">Rate Sheets for </w:t>
        </w:r>
      </w:ins>
      <w:ins w:id="488" w:author="Author" w:date="2024-12-03T09:08:00Z">
        <w:r w:rsidRPr="00174718">
          <w:rPr>
            <w:rFonts w:ascii="Times New Roman" w:eastAsia="Times New Roman" w:hAnsi="Times New Roman" w:cs="Times New Roman"/>
            <w:b/>
            <w:bCs/>
            <w:sz w:val="24"/>
            <w:szCs w:val="20"/>
          </w:rPr>
          <w:t>Subregional</w:t>
        </w:r>
      </w:ins>
      <w:ins w:id="489" w:author="Author" w:date="2024-11-13T14:36:00Z">
        <w:r w:rsidRPr="00174718">
          <w:rPr>
            <w:rFonts w:ascii="Times New Roman" w:eastAsia="Times New Roman" w:hAnsi="Times New Roman" w:cs="Times New Roman"/>
            <w:b/>
            <w:bCs/>
            <w:sz w:val="24"/>
            <w:szCs w:val="20"/>
          </w:rPr>
          <w:t xml:space="preserve"> Point-To-Point Transmission Service</w:t>
        </w:r>
      </w:ins>
      <w:ins w:id="490" w:author="Author" w:date="2024-11-13T14:44:00Z">
        <w:r w:rsidRPr="00174718">
          <w:rPr>
            <w:rFonts w:ascii="Times New Roman" w:eastAsia="Times New Roman" w:hAnsi="Times New Roman" w:cs="Times New Roman"/>
            <w:b/>
            <w:bCs/>
            <w:sz w:val="24"/>
            <w:szCs w:val="20"/>
          </w:rPr>
          <w:t xml:space="preserve"> </w:t>
        </w:r>
      </w:ins>
    </w:p>
    <w:p w14:paraId="7931E187" w14:textId="77777777" w:rsidR="00BF5323" w:rsidRPr="00174718" w:rsidRDefault="00BF5323" w:rsidP="00BF5323">
      <w:pPr>
        <w:tabs>
          <w:tab w:val="clear" w:pos="2431"/>
        </w:tabs>
        <w:spacing w:after="0" w:line="360" w:lineRule="auto"/>
        <w:ind w:left="2160" w:hanging="720"/>
        <w:jc w:val="both"/>
        <w:rPr>
          <w:ins w:id="491" w:author="Author" w:date="2024-11-13T14:47:00Z" w16du:dateUtc="2024-11-13T20:47:00Z"/>
          <w:rFonts w:ascii="Times New Roman" w:eastAsia="Times New Roman" w:hAnsi="Times New Roman" w:cs="Times New Roman"/>
          <w:b/>
          <w:sz w:val="24"/>
          <w:szCs w:val="20"/>
        </w:rPr>
      </w:pPr>
    </w:p>
    <w:p w14:paraId="09A602BD" w14:textId="77777777" w:rsidR="00BF5323" w:rsidRPr="00174718" w:rsidRDefault="00BF5323" w:rsidP="00BF5323">
      <w:pPr>
        <w:tabs>
          <w:tab w:val="clear" w:pos="2431"/>
        </w:tabs>
        <w:spacing w:after="0" w:line="360" w:lineRule="auto"/>
        <w:ind w:left="2160"/>
        <w:jc w:val="both"/>
        <w:rPr>
          <w:ins w:id="492" w:author="Author" w:date="2024-11-13T14:36:00Z" w16du:dateUtc="2024-11-13T20:36:00Z"/>
          <w:rFonts w:ascii="Times New Roman" w:eastAsia="Times New Roman" w:hAnsi="Times New Roman" w:cs="Times New Roman"/>
          <w:b/>
          <w:sz w:val="24"/>
          <w:szCs w:val="20"/>
        </w:rPr>
      </w:pPr>
      <w:ins w:id="493" w:author="Author" w:date="2024-11-13T14:36:00Z" w16du:dateUtc="2024-11-13T20:36:00Z">
        <w:r w:rsidRPr="00174718">
          <w:rPr>
            <w:rFonts w:ascii="Times New Roman" w:eastAsia="Times New Roman" w:hAnsi="Times New Roman" w:cs="Times New Roman"/>
            <w:b/>
            <w:sz w:val="24"/>
            <w:szCs w:val="20"/>
          </w:rPr>
          <w:t>Firm Point-To-Point Transmission Service</w:t>
        </w:r>
      </w:ins>
    </w:p>
    <w:p w14:paraId="40C3C887" w14:textId="77777777" w:rsidR="00BF5323" w:rsidRPr="00174718" w:rsidRDefault="00BF5323" w:rsidP="00BF5323">
      <w:pPr>
        <w:tabs>
          <w:tab w:val="clear" w:pos="2431"/>
        </w:tabs>
        <w:spacing w:after="0" w:line="360" w:lineRule="auto"/>
        <w:ind w:left="2160" w:firstLine="720"/>
        <w:jc w:val="both"/>
        <w:rPr>
          <w:ins w:id="494" w:author="Author" w:date="2024-11-13T14:47:00Z" w16du:dateUtc="2024-11-13T20:47:00Z"/>
          <w:rFonts w:ascii="Times New Roman" w:eastAsia="Times New Roman" w:hAnsi="Times New Roman" w:cs="Times New Roman"/>
          <w:sz w:val="24"/>
          <w:szCs w:val="20"/>
        </w:rPr>
      </w:pPr>
      <w:ins w:id="495" w:author="Author" w:date="2024-11-13T14:36:00Z" w16du:dateUtc="2024-11-13T20:36:00Z">
        <w:r w:rsidRPr="00174718">
          <w:rPr>
            <w:rFonts w:ascii="Times New Roman" w:eastAsia="Times New Roman" w:hAnsi="Times New Roman" w:cs="Times New Roman"/>
            <w:sz w:val="24"/>
            <w:szCs w:val="24"/>
          </w:rPr>
          <w:t xml:space="preserve">The Transmission Customer shall compensate the Transmission Provider each month for Reserved Capacity at the sum of the applicable charges set forth </w:t>
        </w:r>
        <w:r w:rsidRPr="00174718">
          <w:rPr>
            <w:rFonts w:ascii="Times New Roman" w:eastAsia="Times New Roman" w:hAnsi="Times New Roman" w:cs="Times New Roman"/>
            <w:sz w:val="24"/>
            <w:szCs w:val="20"/>
          </w:rPr>
          <w:t>in the RRR File posted on the SPP website.</w:t>
        </w:r>
      </w:ins>
    </w:p>
    <w:p w14:paraId="31F0C1E7" w14:textId="77777777" w:rsidR="00BF5323" w:rsidRPr="00174718" w:rsidRDefault="00BF5323" w:rsidP="00BF5323">
      <w:pPr>
        <w:tabs>
          <w:tab w:val="clear" w:pos="2431"/>
        </w:tabs>
        <w:spacing w:after="0" w:line="360" w:lineRule="auto"/>
        <w:ind w:left="2160" w:firstLine="720"/>
        <w:jc w:val="both"/>
        <w:rPr>
          <w:ins w:id="496" w:author="Author" w:date="2024-11-13T14:36:00Z" w16du:dateUtc="2024-11-13T20:36:00Z"/>
          <w:rFonts w:ascii="Times New Roman" w:eastAsia="Times New Roman" w:hAnsi="Times New Roman" w:cs="Times New Roman"/>
          <w:sz w:val="24"/>
          <w:szCs w:val="20"/>
        </w:rPr>
      </w:pPr>
    </w:p>
    <w:p w14:paraId="7C4B931B" w14:textId="77777777" w:rsidR="00BF5323" w:rsidRPr="00174718" w:rsidRDefault="00BF5323" w:rsidP="00BF5323">
      <w:pPr>
        <w:tabs>
          <w:tab w:val="clear" w:pos="2431"/>
        </w:tabs>
        <w:spacing w:after="0" w:line="360" w:lineRule="auto"/>
        <w:ind w:left="2160"/>
        <w:jc w:val="both"/>
        <w:rPr>
          <w:ins w:id="497" w:author="Author" w:date="2024-11-13T14:36:00Z" w16du:dateUtc="2024-11-13T20:36:00Z"/>
          <w:rFonts w:ascii="Times New Roman" w:eastAsia="Times New Roman" w:hAnsi="Times New Roman" w:cs="Times New Roman"/>
          <w:b/>
          <w:sz w:val="24"/>
          <w:szCs w:val="20"/>
        </w:rPr>
      </w:pPr>
      <w:ins w:id="498" w:author="Author" w:date="2024-11-13T14:36:00Z" w16du:dateUtc="2024-11-13T20:36:00Z">
        <w:r w:rsidRPr="00174718">
          <w:rPr>
            <w:rFonts w:ascii="Times New Roman" w:eastAsia="Times New Roman" w:hAnsi="Times New Roman" w:cs="Times New Roman"/>
            <w:b/>
            <w:sz w:val="24"/>
            <w:szCs w:val="20"/>
          </w:rPr>
          <w:t>Non-Firm Point-To-Point Transmission Service</w:t>
        </w:r>
      </w:ins>
    </w:p>
    <w:p w14:paraId="7A576AFE" w14:textId="77777777" w:rsidR="00BF5323" w:rsidRPr="00174718" w:rsidRDefault="00BF5323" w:rsidP="00BF5323">
      <w:pPr>
        <w:tabs>
          <w:tab w:val="clear" w:pos="2431"/>
        </w:tabs>
        <w:spacing w:after="0" w:line="360" w:lineRule="auto"/>
        <w:ind w:left="2160" w:firstLine="720"/>
        <w:jc w:val="both"/>
        <w:rPr>
          <w:ins w:id="499" w:author="Author" w:date="2024-11-13T14:36:00Z" w16du:dateUtc="2024-11-13T20:36:00Z"/>
          <w:rFonts w:ascii="Times New Roman" w:eastAsia="Times New Roman" w:hAnsi="Times New Roman" w:cs="Times New Roman"/>
          <w:sz w:val="24"/>
          <w:szCs w:val="20"/>
        </w:rPr>
      </w:pPr>
      <w:ins w:id="500" w:author="Author" w:date="2024-11-13T14:36:00Z" w16du:dateUtc="2024-11-13T20:36:00Z">
        <w:r w:rsidRPr="00174718">
          <w:rPr>
            <w:rFonts w:ascii="Times New Roman" w:eastAsia="Times New Roman" w:hAnsi="Times New Roman" w:cs="Times New Roman"/>
            <w:sz w:val="24"/>
            <w:szCs w:val="24"/>
          </w:rPr>
          <w:t>The Transmission Customer shall compensate the Transmission Provider for Non</w:t>
        </w:r>
        <w:r w:rsidRPr="00174718">
          <w:rPr>
            <w:rFonts w:ascii="Times New Roman" w:eastAsia="Times New Roman" w:hAnsi="Times New Roman" w:cs="Times New Roman"/>
            <w:sz w:val="24"/>
            <w:szCs w:val="24"/>
          </w:rPr>
          <w:noBreakHyphen/>
          <w:t>Firm Point</w:t>
        </w:r>
        <w:r w:rsidRPr="00174718">
          <w:rPr>
            <w:rFonts w:ascii="Times New Roman" w:eastAsia="Times New Roman" w:hAnsi="Times New Roman" w:cs="Times New Roman"/>
            <w:sz w:val="24"/>
            <w:szCs w:val="24"/>
          </w:rPr>
          <w:noBreakHyphen/>
          <w:t>To</w:t>
        </w:r>
        <w:r w:rsidRPr="00174718">
          <w:rPr>
            <w:rFonts w:ascii="Times New Roman" w:eastAsia="Times New Roman" w:hAnsi="Times New Roman" w:cs="Times New Roman"/>
            <w:sz w:val="24"/>
            <w:szCs w:val="24"/>
          </w:rPr>
          <w:noBreakHyphen/>
          <w:t xml:space="preserve">Point Transmission Service up to the sum </w:t>
        </w:r>
        <w:r w:rsidRPr="00174718">
          <w:rPr>
            <w:rFonts w:ascii="Times New Roman" w:eastAsia="Times New Roman" w:hAnsi="Times New Roman" w:cs="Times New Roman"/>
            <w:sz w:val="24"/>
            <w:szCs w:val="24"/>
          </w:rPr>
          <w:lastRenderedPageBreak/>
          <w:t xml:space="preserve">of the applicable charges set forth </w:t>
        </w:r>
        <w:r w:rsidRPr="00174718">
          <w:rPr>
            <w:rFonts w:ascii="Times New Roman" w:eastAsia="Times New Roman" w:hAnsi="Times New Roman" w:cs="Times New Roman"/>
            <w:sz w:val="24"/>
            <w:szCs w:val="20"/>
          </w:rPr>
          <w:t>in the RRR File posted on the SPP website.</w:t>
        </w:r>
      </w:ins>
    </w:p>
    <w:p w14:paraId="06B0799A"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sectPr w:rsidR="00BF5323" w:rsidRPr="00174718" w:rsidSect="00BF5323">
          <w:headerReference w:type="even" r:id="rId35"/>
          <w:footerReference w:type="even" r:id="rId36"/>
          <w:pgSz w:w="12240" w:h="15840" w:code="1"/>
          <w:pgMar w:top="1440" w:right="1440" w:bottom="1440" w:left="1440" w:header="720" w:footer="720" w:gutter="0"/>
          <w:paperSrc w:first="15" w:other="15"/>
          <w:cols w:space="720"/>
          <w:titlePg/>
          <w:docGrid w:linePitch="254"/>
        </w:sectPr>
      </w:pPr>
    </w:p>
    <w:p w14:paraId="3B35CF01"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bookmarkStart w:id="501" w:name="_GoBack_7"/>
      <w:bookmarkEnd w:id="501"/>
      <w:r w:rsidRPr="00174718">
        <w:rPr>
          <w:rFonts w:ascii="Times New Roman" w:eastAsia="Times New Roman" w:hAnsi="Times New Roman" w:cs="Times New Roman"/>
          <w:b/>
          <w:caps/>
          <w:snapToGrid w:val="0"/>
          <w:sz w:val="24"/>
          <w:szCs w:val="20"/>
        </w:rPr>
        <w:lastRenderedPageBreak/>
        <w:t>ATTACHMENT H</w:t>
      </w:r>
    </w:p>
    <w:p w14:paraId="1A532CD6"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t>Annual Transmission Revenue Requirement For Network Integration Transmission Service</w:t>
      </w:r>
    </w:p>
    <w:p w14:paraId="03EBCE8F"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sz w:val="24"/>
          <w:szCs w:val="24"/>
        </w:rPr>
      </w:pPr>
    </w:p>
    <w:p w14:paraId="085FFC00"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sz w:val="24"/>
          <w:szCs w:val="24"/>
        </w:rPr>
      </w:pPr>
      <w:r w:rsidRPr="00174718">
        <w:rPr>
          <w:rFonts w:ascii="Times New Roman" w:eastAsia="Times New Roman" w:hAnsi="Times New Roman" w:cs="Times New Roman"/>
          <w:b/>
          <w:sz w:val="24"/>
          <w:szCs w:val="24"/>
        </w:rPr>
        <w:t>SECTION I: General Requirements</w:t>
      </w:r>
    </w:p>
    <w:p w14:paraId="65533A61"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The Zonal Annual Transmission Revenue Requirement (“Zonal ATRR”) for each Transmission Owner for purposes of determining the charges under Schedule 9, Network Integration Transmission Service, is specified in Column (3) Section I, of Table 1.  The Base Plan Zonal Annual Transmission Revenue Requirement (“Base Plan Zonal ATRR”) used to determine the zonal charges under Schedule 11 for Base Plan Upgrades issued a Notification to Construct (“NTC”) prior to June 19, 2010 is specified in Column (4) Section I, of Table 1.  The Base Plan Zonal ATRR used to determine the zonal charges under Schedule 11 for Base Plan Upgrades issued an NTC on or after June 19, 2010 is specified in Column (5) of Section I, Table 1.  The amount of Zonal ATRR and Base Plan Zonal ATRR that is included in Columns (3), (4), (5), and (7) and reallocated to the Region-wide Annual Transmission Revenue Requirement (“Region-wide ATRR”), in accordance with Attachment J, is specified in Column (6) of Section I, Table 1.  The Base Plan Zonal ATRR to pay Upgrade Sponsors in accordance with Attachment Z2 is specified in Column (7) of Section I, Table 1.</w:t>
      </w:r>
      <w:ins w:id="502" w:author="Author" w:date="2024-11-14T08:10:00Z">
        <w:r w:rsidRPr="00174718">
          <w:rPr>
            <w:rFonts w:ascii="Times New Roman" w:eastAsia="Times New Roman" w:hAnsi="Times New Roman" w:cs="Times New Roman"/>
            <w:sz w:val="24"/>
            <w:szCs w:val="20"/>
          </w:rPr>
          <w:t xml:space="preserve">  </w:t>
        </w:r>
      </w:ins>
      <w:ins w:id="503" w:author="Author" w:date="2024-11-14T08:11:00Z">
        <w:r w:rsidRPr="00174718">
          <w:rPr>
            <w:rFonts w:ascii="Times New Roman" w:eastAsia="Times New Roman" w:hAnsi="Times New Roman" w:cs="Times New Roman"/>
            <w:sz w:val="24"/>
            <w:szCs w:val="20"/>
          </w:rPr>
          <w:t xml:space="preserve">The </w:t>
        </w:r>
      </w:ins>
      <w:ins w:id="504" w:author="Author" w:date="2024-12-03T09:09:00Z">
        <w:r w:rsidRPr="00174718">
          <w:rPr>
            <w:rFonts w:ascii="Times New Roman" w:eastAsia="Times New Roman" w:hAnsi="Times New Roman" w:cs="Times New Roman"/>
            <w:sz w:val="24"/>
            <w:szCs w:val="20"/>
          </w:rPr>
          <w:t>Subregional</w:t>
        </w:r>
      </w:ins>
      <w:ins w:id="505" w:author="Author" w:date="2024-11-14T08:11:00Z">
        <w:r w:rsidRPr="00174718">
          <w:rPr>
            <w:rFonts w:ascii="Times New Roman" w:eastAsia="Times New Roman" w:hAnsi="Times New Roman" w:cs="Times New Roman"/>
            <w:sz w:val="24"/>
            <w:szCs w:val="20"/>
          </w:rPr>
          <w:t xml:space="preserve"> Annual Transmission Revenue Requirement</w:t>
        </w:r>
      </w:ins>
      <w:ins w:id="506" w:author="Author" w:date="2024-11-14T08:19:00Z">
        <w:r w:rsidRPr="00174718">
          <w:rPr>
            <w:rFonts w:ascii="Times New Roman" w:eastAsia="Times New Roman" w:hAnsi="Times New Roman" w:cs="Times New Roman"/>
            <w:sz w:val="24"/>
            <w:szCs w:val="20"/>
          </w:rPr>
          <w:t xml:space="preserve"> (“</w:t>
        </w:r>
      </w:ins>
      <w:ins w:id="507" w:author="Charles Locke" w:date="2025-01-16T15:42:00Z" w16du:dateUtc="2025-01-16T21:42:00Z">
        <w:r w:rsidRPr="00174718">
          <w:rPr>
            <w:rFonts w:ascii="Times New Roman" w:eastAsia="Times New Roman" w:hAnsi="Times New Roman" w:cs="Times New Roman"/>
            <w:sz w:val="24"/>
            <w:szCs w:val="20"/>
          </w:rPr>
          <w:t xml:space="preserve">Subregional </w:t>
        </w:r>
      </w:ins>
      <w:ins w:id="508" w:author="Author" w:date="2024-11-14T08:19:00Z">
        <w:r w:rsidRPr="00174718">
          <w:rPr>
            <w:rFonts w:ascii="Times New Roman" w:eastAsia="Times New Roman" w:hAnsi="Times New Roman" w:cs="Times New Roman"/>
            <w:sz w:val="24"/>
            <w:szCs w:val="20"/>
          </w:rPr>
          <w:t>ATRR”)</w:t>
        </w:r>
      </w:ins>
      <w:ins w:id="509" w:author="Author" w:date="2024-11-14T08:11:00Z">
        <w:r w:rsidRPr="00174718">
          <w:rPr>
            <w:rFonts w:ascii="Times New Roman" w:eastAsia="Times New Roman" w:hAnsi="Times New Roman" w:cs="Times New Roman"/>
            <w:sz w:val="24"/>
            <w:szCs w:val="20"/>
          </w:rPr>
          <w:t xml:space="preserve"> for each Subregion</w:t>
        </w:r>
      </w:ins>
      <w:ins w:id="510" w:author="Author" w:date="2024-11-14T08:12:00Z">
        <w:r w:rsidRPr="00174718">
          <w:rPr>
            <w:rFonts w:ascii="Times New Roman" w:eastAsia="Times New Roman" w:hAnsi="Times New Roman" w:cs="Times New Roman"/>
            <w:sz w:val="24"/>
            <w:szCs w:val="20"/>
          </w:rPr>
          <w:t xml:space="preserve"> used to determine the </w:t>
        </w:r>
      </w:ins>
      <w:ins w:id="511" w:author="Author" w:date="2024-12-03T09:09:00Z">
        <w:r w:rsidRPr="00174718">
          <w:rPr>
            <w:rFonts w:ascii="Times New Roman" w:eastAsia="Times New Roman" w:hAnsi="Times New Roman" w:cs="Times New Roman"/>
            <w:sz w:val="24"/>
            <w:szCs w:val="20"/>
          </w:rPr>
          <w:t>Subregional</w:t>
        </w:r>
      </w:ins>
      <w:ins w:id="512" w:author="Author" w:date="2024-11-14T08:12:00Z">
        <w:r w:rsidRPr="00174718">
          <w:rPr>
            <w:rFonts w:ascii="Times New Roman" w:eastAsia="Times New Roman" w:hAnsi="Times New Roman" w:cs="Times New Roman"/>
            <w:sz w:val="24"/>
            <w:szCs w:val="20"/>
          </w:rPr>
          <w:t xml:space="preserve"> </w:t>
        </w:r>
      </w:ins>
      <w:ins w:id="513" w:author="Charles Locke" w:date="2025-01-16T15:40:00Z" w16du:dateUtc="2025-01-16T21:40:00Z">
        <w:r w:rsidRPr="00174718">
          <w:rPr>
            <w:rFonts w:ascii="Times New Roman" w:eastAsia="Times New Roman" w:hAnsi="Times New Roman" w:cs="Times New Roman"/>
            <w:sz w:val="24"/>
            <w:szCs w:val="20"/>
          </w:rPr>
          <w:t>C</w:t>
        </w:r>
      </w:ins>
      <w:ins w:id="514" w:author="Author" w:date="2024-11-14T08:12:00Z">
        <w:r w:rsidRPr="00174718">
          <w:rPr>
            <w:rFonts w:ascii="Times New Roman" w:eastAsia="Times New Roman" w:hAnsi="Times New Roman" w:cs="Times New Roman"/>
            <w:sz w:val="24"/>
            <w:szCs w:val="20"/>
          </w:rPr>
          <w:t xml:space="preserve">harges under Schedule 11 for Base Plan Upgrades issued an NTC on or after </w:t>
        </w:r>
      </w:ins>
      <w:ins w:id="515" w:author="Charles Locke" w:date="2025-01-27T18:15:00Z" w16du:dateUtc="2025-01-28T00:15:00Z">
        <w:r w:rsidRPr="00174718">
          <w:rPr>
            <w:rFonts w:ascii="Times New Roman" w:eastAsia="Times New Roman" w:hAnsi="Times New Roman" w:cs="Times New Roman"/>
            <w:sz w:val="24"/>
            <w:szCs w:val="20"/>
          </w:rPr>
          <w:t>[Effective Date]</w:t>
        </w:r>
      </w:ins>
      <w:ins w:id="516" w:author="Author" w:date="2024-11-14T08:12:00Z">
        <w:r w:rsidRPr="00174718">
          <w:rPr>
            <w:rFonts w:ascii="Times New Roman" w:eastAsia="Times New Roman" w:hAnsi="Times New Roman" w:cs="Times New Roman"/>
            <w:sz w:val="24"/>
            <w:szCs w:val="20"/>
          </w:rPr>
          <w:t xml:space="preserve"> is specified in Column (</w:t>
        </w:r>
      </w:ins>
      <w:ins w:id="517" w:author="Author" w:date="2024-11-14T08:28:00Z">
        <w:r w:rsidRPr="00174718">
          <w:rPr>
            <w:rFonts w:ascii="Times New Roman" w:eastAsia="Times New Roman" w:hAnsi="Times New Roman" w:cs="Times New Roman"/>
            <w:sz w:val="24"/>
            <w:szCs w:val="20"/>
          </w:rPr>
          <w:t>2</w:t>
        </w:r>
      </w:ins>
      <w:ins w:id="518" w:author="Author" w:date="2024-11-14T08:12:00Z">
        <w:r w:rsidRPr="00174718">
          <w:rPr>
            <w:rFonts w:ascii="Times New Roman" w:eastAsia="Times New Roman" w:hAnsi="Times New Roman" w:cs="Times New Roman"/>
            <w:sz w:val="24"/>
            <w:szCs w:val="20"/>
          </w:rPr>
          <w:t>) of Section I, Table 1</w:t>
        </w:r>
      </w:ins>
      <w:ins w:id="519" w:author="Nicole Wagner" w:date="2024-12-10T15:35:00Z">
        <w:r w:rsidRPr="00174718">
          <w:rPr>
            <w:rFonts w:ascii="Times New Roman" w:eastAsia="Times New Roman" w:hAnsi="Times New Roman" w:cs="Times New Roman"/>
            <w:sz w:val="24"/>
            <w:szCs w:val="20"/>
          </w:rPr>
          <w:t>-</w:t>
        </w:r>
      </w:ins>
      <w:ins w:id="520" w:author="Author" w:date="2024-11-14T08:14:00Z">
        <w:r w:rsidRPr="00174718">
          <w:rPr>
            <w:rFonts w:ascii="Times New Roman" w:eastAsia="Times New Roman" w:hAnsi="Times New Roman" w:cs="Times New Roman"/>
            <w:sz w:val="24"/>
            <w:szCs w:val="20"/>
          </w:rPr>
          <w:t>A</w:t>
        </w:r>
      </w:ins>
      <w:ins w:id="521" w:author="Author" w:date="2024-11-14T08:12:00Z">
        <w:r w:rsidRPr="00174718">
          <w:rPr>
            <w:rFonts w:ascii="Times New Roman" w:eastAsia="Times New Roman" w:hAnsi="Times New Roman" w:cs="Times New Roman"/>
            <w:sz w:val="24"/>
            <w:szCs w:val="20"/>
          </w:rPr>
          <w:t>.</w:t>
        </w:r>
      </w:ins>
      <w:ins w:id="522" w:author="Author" w:date="2024-11-14T08:32:00Z">
        <w:r w:rsidRPr="00174718">
          <w:rPr>
            <w:rFonts w:ascii="Times New Roman" w:eastAsia="Times New Roman" w:hAnsi="Times New Roman" w:cs="Times New Roman"/>
            <w:sz w:val="24"/>
            <w:szCs w:val="20"/>
          </w:rPr>
          <w:t xml:space="preserve"> </w:t>
        </w:r>
      </w:ins>
      <w:r w:rsidRPr="00174718">
        <w:rPr>
          <w:rFonts w:ascii="Times New Roman" w:eastAsia="Times New Roman" w:hAnsi="Times New Roman" w:cs="Times New Roman"/>
          <w:sz w:val="24"/>
          <w:szCs w:val="20"/>
        </w:rPr>
        <w:t xml:space="preserve">   </w:t>
      </w:r>
    </w:p>
    <w:p w14:paraId="44F385C9"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4D605519" w14:textId="77777777" w:rsidR="00BF5323" w:rsidRPr="00174718" w:rsidRDefault="00BF5323" w:rsidP="00BF5323">
      <w:pPr>
        <w:tabs>
          <w:tab w:val="clear" w:pos="2431"/>
        </w:tabs>
        <w:spacing w:after="0" w:line="360" w:lineRule="auto"/>
        <w:ind w:left="720" w:hanging="72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Table 1</w:t>
      </w:r>
    </w:p>
    <w:p w14:paraId="03AD7B33" w14:textId="77777777" w:rsidR="00BF5323" w:rsidRPr="00174718" w:rsidRDefault="00BF5323" w:rsidP="00BF5323">
      <w:pPr>
        <w:tabs>
          <w:tab w:val="clear" w:pos="2431"/>
        </w:tabs>
        <w:spacing w:after="0" w:line="360" w:lineRule="auto"/>
        <w:ind w:left="720" w:hanging="72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(See Note A below)</w:t>
      </w:r>
    </w:p>
    <w:tbl>
      <w:tblPr>
        <w:tblW w:w="53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9"/>
        <w:gridCol w:w="1955"/>
        <w:gridCol w:w="1495"/>
        <w:gridCol w:w="1668"/>
        <w:gridCol w:w="1584"/>
        <w:gridCol w:w="1405"/>
        <w:gridCol w:w="1230"/>
      </w:tblGrid>
      <w:tr w:rsidR="00BF5323" w:rsidRPr="00174718" w14:paraId="5BEBBF52" w14:textId="77777777" w:rsidTr="00FE7259">
        <w:trPr>
          <w:cantSplit/>
        </w:trPr>
        <w:tc>
          <w:tcPr>
            <w:tcW w:w="348" w:type="pct"/>
            <w:tcBorders>
              <w:top w:val="single" w:sz="4" w:space="0" w:color="auto"/>
              <w:left w:val="single" w:sz="4" w:space="0" w:color="auto"/>
              <w:bottom w:val="single" w:sz="4" w:space="0" w:color="auto"/>
              <w:right w:val="single" w:sz="4" w:space="0" w:color="auto"/>
            </w:tcBorders>
          </w:tcPr>
          <w:p w14:paraId="315C023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p>
          <w:p w14:paraId="31CD8B50"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Zone</w:t>
            </w:r>
          </w:p>
        </w:tc>
        <w:tc>
          <w:tcPr>
            <w:tcW w:w="974" w:type="pct"/>
            <w:tcBorders>
              <w:top w:val="single" w:sz="4" w:space="0" w:color="auto"/>
              <w:left w:val="single" w:sz="4" w:space="0" w:color="auto"/>
              <w:bottom w:val="single" w:sz="4" w:space="0" w:color="auto"/>
              <w:right w:val="single" w:sz="4" w:space="0" w:color="auto"/>
            </w:tcBorders>
          </w:tcPr>
          <w:p w14:paraId="356650A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p>
        </w:tc>
        <w:tc>
          <w:tcPr>
            <w:tcW w:w="745" w:type="pct"/>
            <w:tcBorders>
              <w:top w:val="single" w:sz="4" w:space="0" w:color="auto"/>
              <w:left w:val="single" w:sz="4" w:space="0" w:color="auto"/>
              <w:bottom w:val="single" w:sz="4" w:space="0" w:color="auto"/>
              <w:right w:val="single" w:sz="4" w:space="0" w:color="auto"/>
            </w:tcBorders>
          </w:tcPr>
          <w:p w14:paraId="313119A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(3)</w:t>
            </w:r>
          </w:p>
          <w:p w14:paraId="43B195E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Zonal ATRR </w:t>
            </w:r>
          </w:p>
        </w:tc>
        <w:tc>
          <w:tcPr>
            <w:tcW w:w="831" w:type="pct"/>
            <w:tcBorders>
              <w:top w:val="single" w:sz="4" w:space="0" w:color="auto"/>
              <w:left w:val="single" w:sz="4" w:space="0" w:color="auto"/>
              <w:bottom w:val="single" w:sz="4" w:space="0" w:color="auto"/>
              <w:right w:val="single" w:sz="4" w:space="0" w:color="auto"/>
            </w:tcBorders>
          </w:tcPr>
          <w:p w14:paraId="0ED072EC" w14:textId="77777777" w:rsidR="00BF5323" w:rsidRPr="00174718" w:rsidRDefault="00BF5323" w:rsidP="00BF5323">
            <w:pPr>
              <w:numPr>
                <w:ilvl w:val="0"/>
                <w:numId w:val="20"/>
              </w:numPr>
              <w:tabs>
                <w:tab w:val="clear" w:pos="2431"/>
                <w:tab w:val="right" w:pos="720"/>
                <w:tab w:val="left" w:pos="1440"/>
                <w:tab w:val="right" w:leader="dot" w:pos="9360"/>
              </w:tabs>
              <w:spacing w:after="0"/>
              <w:ind w:left="0" w:firstLine="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(4)</w:t>
            </w:r>
          </w:p>
          <w:p w14:paraId="6DD57D75" w14:textId="77777777" w:rsidR="00BF5323" w:rsidRPr="00174718" w:rsidRDefault="00BF5323" w:rsidP="00BF5323">
            <w:pPr>
              <w:numPr>
                <w:ilvl w:val="0"/>
                <w:numId w:val="20"/>
              </w:numPr>
              <w:tabs>
                <w:tab w:val="clear" w:pos="2431"/>
                <w:tab w:val="right" w:pos="720"/>
                <w:tab w:val="left" w:pos="1440"/>
                <w:tab w:val="right" w:leader="dot" w:pos="9360"/>
              </w:tabs>
              <w:spacing w:after="0"/>
              <w:ind w:left="0" w:firstLine="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Base Plan Zonal ATRR</w:t>
            </w:r>
          </w:p>
        </w:tc>
        <w:tc>
          <w:tcPr>
            <w:tcW w:w="789" w:type="pct"/>
            <w:tcBorders>
              <w:top w:val="single" w:sz="4" w:space="0" w:color="auto"/>
              <w:left w:val="single" w:sz="4" w:space="0" w:color="auto"/>
              <w:bottom w:val="single" w:sz="4" w:space="0" w:color="auto"/>
              <w:right w:val="single" w:sz="4" w:space="0" w:color="auto"/>
            </w:tcBorders>
          </w:tcPr>
          <w:p w14:paraId="323AD469"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p>
          <w:p w14:paraId="15F390F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Zonal ATRR after June 19, 2010</w:t>
            </w:r>
          </w:p>
        </w:tc>
        <w:tc>
          <w:tcPr>
            <w:tcW w:w="700" w:type="pct"/>
            <w:tcBorders>
              <w:top w:val="single" w:sz="4" w:space="0" w:color="auto"/>
              <w:left w:val="single" w:sz="4" w:space="0" w:color="auto"/>
              <w:bottom w:val="single" w:sz="4" w:space="0" w:color="auto"/>
              <w:right w:val="single" w:sz="4" w:space="0" w:color="auto"/>
            </w:tcBorders>
          </w:tcPr>
          <w:p w14:paraId="3C0E39B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(6)</w:t>
            </w:r>
          </w:p>
          <w:p w14:paraId="08C9DCDB" w14:textId="77777777" w:rsidR="00BF5323" w:rsidRPr="00174718" w:rsidRDefault="00BF5323" w:rsidP="00BF5323">
            <w:pPr>
              <w:numPr>
                <w:ilvl w:val="0"/>
                <w:numId w:val="20"/>
              </w:numPr>
              <w:tabs>
                <w:tab w:val="clear" w:pos="2431"/>
                <w:tab w:val="right" w:pos="720"/>
                <w:tab w:val="left" w:pos="1440"/>
                <w:tab w:val="right" w:leader="dot" w:pos="9360"/>
              </w:tabs>
              <w:spacing w:after="0"/>
              <w:ind w:left="0" w:firstLine="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ATRR Reallocated to Balanced Portfolio Region-wide ATRR</w:t>
            </w:r>
          </w:p>
        </w:tc>
        <w:tc>
          <w:tcPr>
            <w:tcW w:w="613" w:type="pct"/>
            <w:tcBorders>
              <w:top w:val="single" w:sz="4" w:space="0" w:color="auto"/>
              <w:left w:val="single" w:sz="4" w:space="0" w:color="auto"/>
              <w:bottom w:val="single" w:sz="4" w:space="0" w:color="auto"/>
              <w:right w:val="single" w:sz="4" w:space="0" w:color="auto"/>
            </w:tcBorders>
          </w:tcPr>
          <w:p w14:paraId="432A8531"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w:t>
            </w:r>
          </w:p>
          <w:p w14:paraId="5144752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Zonal ATRR</w:t>
            </w:r>
          </w:p>
          <w:p w14:paraId="4A4F368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 to pay Upgrade Sponsors</w:t>
            </w:r>
          </w:p>
        </w:tc>
      </w:tr>
      <w:tr w:rsidR="00BF5323" w:rsidRPr="00174718" w14:paraId="582BE580" w14:textId="77777777" w:rsidTr="00FE7259">
        <w:trPr>
          <w:cantSplit/>
        </w:trPr>
        <w:tc>
          <w:tcPr>
            <w:tcW w:w="348" w:type="pct"/>
            <w:tcBorders>
              <w:top w:val="single" w:sz="4" w:space="0" w:color="auto"/>
              <w:left w:val="single" w:sz="4" w:space="0" w:color="auto"/>
              <w:bottom w:val="single" w:sz="4" w:space="0" w:color="auto"/>
              <w:right w:val="single" w:sz="4" w:space="0" w:color="auto"/>
            </w:tcBorders>
            <w:vAlign w:val="center"/>
          </w:tcPr>
          <w:p w14:paraId="7E17844D"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1</w:t>
            </w:r>
          </w:p>
        </w:tc>
        <w:tc>
          <w:tcPr>
            <w:tcW w:w="974" w:type="pct"/>
            <w:tcBorders>
              <w:top w:val="single" w:sz="4" w:space="0" w:color="auto"/>
              <w:left w:val="single" w:sz="4" w:space="0" w:color="auto"/>
              <w:bottom w:val="single" w:sz="4" w:space="0" w:color="auto"/>
              <w:right w:val="single" w:sz="4" w:space="0" w:color="auto"/>
            </w:tcBorders>
            <w:vAlign w:val="center"/>
          </w:tcPr>
          <w:p w14:paraId="673B842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American Electric Power –West (Total)</w:t>
            </w:r>
          </w:p>
        </w:tc>
        <w:tc>
          <w:tcPr>
            <w:tcW w:w="745" w:type="pct"/>
            <w:tcBorders>
              <w:top w:val="single" w:sz="4" w:space="0" w:color="auto"/>
              <w:left w:val="single" w:sz="4" w:space="0" w:color="auto"/>
              <w:bottom w:val="single" w:sz="4" w:space="0" w:color="auto"/>
              <w:right w:val="single" w:sz="4" w:space="0" w:color="auto"/>
            </w:tcBorders>
          </w:tcPr>
          <w:p w14:paraId="714A4BB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 xml:space="preserve">See Att. H tab, posted RRR File </w:t>
            </w:r>
          </w:p>
        </w:tc>
        <w:tc>
          <w:tcPr>
            <w:tcW w:w="831" w:type="pct"/>
            <w:tcBorders>
              <w:top w:val="single" w:sz="4" w:space="0" w:color="auto"/>
              <w:left w:val="single" w:sz="4" w:space="0" w:color="auto"/>
              <w:bottom w:val="single" w:sz="4" w:space="0" w:color="auto"/>
              <w:right w:val="single" w:sz="4" w:space="0" w:color="auto"/>
            </w:tcBorders>
          </w:tcPr>
          <w:p w14:paraId="4A48CE5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662054B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p w14:paraId="015FC9E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52D1645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4"/>
                <w:szCs w:val="20"/>
              </w:rPr>
              <w:t xml:space="preserve">See Att. H tab, posted RRR File </w:t>
            </w:r>
          </w:p>
          <w:p w14:paraId="4602DA4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767DEE4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4"/>
                <w:szCs w:val="20"/>
              </w:rPr>
              <w:t>See Att. H tab, posted RRR File</w:t>
            </w:r>
          </w:p>
        </w:tc>
      </w:tr>
      <w:tr w:rsidR="00BF5323" w:rsidRPr="00174718" w14:paraId="5CA85F83" w14:textId="77777777" w:rsidTr="00FE7259">
        <w:trPr>
          <w:cantSplit/>
        </w:trPr>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27103E2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4"/>
                <w:szCs w:val="20"/>
              </w:rPr>
              <w:t>1a</w:t>
            </w:r>
          </w:p>
        </w:tc>
        <w:tc>
          <w:tcPr>
            <w:tcW w:w="974" w:type="pct"/>
            <w:tcBorders>
              <w:top w:val="single" w:sz="4" w:space="0" w:color="auto"/>
              <w:left w:val="single" w:sz="4" w:space="0" w:color="auto"/>
              <w:bottom w:val="single" w:sz="4" w:space="0" w:color="auto"/>
              <w:right w:val="single" w:sz="4" w:space="0" w:color="auto"/>
            </w:tcBorders>
            <w:shd w:val="clear" w:color="auto" w:fill="auto"/>
            <w:vAlign w:val="center"/>
          </w:tcPr>
          <w:p w14:paraId="352C8800" w14:textId="77777777" w:rsidR="00BF5323" w:rsidRPr="00174718" w:rsidRDefault="00BF5323" w:rsidP="00FE7259">
            <w:pPr>
              <w:tabs>
                <w:tab w:val="clear" w:pos="2431"/>
                <w:tab w:val="right" w:pos="720"/>
                <w:tab w:val="left" w:pos="1440"/>
                <w:tab w:val="right" w:leader="dot" w:pos="9360"/>
              </w:tabs>
              <w:spacing w:after="0"/>
              <w:ind w:left="466"/>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American Electric Power (Public Service Company of Oklahoma and Southwestern Electric Power Company) See Section II.2</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86A463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bookmarkStart w:id="523" w:name="OLE_LINK2"/>
            <w:r w:rsidRPr="00174718">
              <w:rPr>
                <w:rFonts w:ascii="Times New Roman" w:eastAsia="Times New Roman" w:hAnsi="Times New Roman" w:cs="Times New Roman"/>
                <w:sz w:val="20"/>
                <w:szCs w:val="20"/>
              </w:rPr>
              <w:t xml:space="preserve">See Att. H tab, posted RRR File </w:t>
            </w:r>
            <w:bookmarkEnd w:id="523"/>
          </w:p>
        </w:tc>
        <w:tc>
          <w:tcPr>
            <w:tcW w:w="831" w:type="pct"/>
            <w:tcBorders>
              <w:top w:val="single" w:sz="4" w:space="0" w:color="auto"/>
              <w:left w:val="single" w:sz="4" w:space="0" w:color="auto"/>
              <w:bottom w:val="single" w:sz="4" w:space="0" w:color="auto"/>
              <w:right w:val="single" w:sz="4" w:space="0" w:color="auto"/>
            </w:tcBorders>
            <w:shd w:val="clear" w:color="auto" w:fill="auto"/>
            <w:vAlign w:val="center"/>
          </w:tcPr>
          <w:p w14:paraId="70135F4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shd w:val="clear" w:color="auto" w:fill="A6A6A6"/>
            <w:vAlign w:val="center"/>
          </w:tcPr>
          <w:p w14:paraId="323AF75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shd w:val="clear" w:color="auto" w:fill="A6A6A6"/>
            <w:vAlign w:val="center"/>
          </w:tcPr>
          <w:p w14:paraId="1B2FA8A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shd w:val="clear" w:color="auto" w:fill="A6A6A6"/>
          </w:tcPr>
          <w:p w14:paraId="0E653B8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r>
      <w:tr w:rsidR="00BF5323" w:rsidRPr="00174718" w14:paraId="693142F9" w14:textId="77777777" w:rsidTr="00FE7259">
        <w:trPr>
          <w:cantSplit/>
        </w:trPr>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4264FF6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1b</w:t>
            </w:r>
          </w:p>
        </w:tc>
        <w:tc>
          <w:tcPr>
            <w:tcW w:w="974" w:type="pct"/>
            <w:tcBorders>
              <w:top w:val="single" w:sz="4" w:space="0" w:color="auto"/>
              <w:left w:val="single" w:sz="4" w:space="0" w:color="auto"/>
              <w:bottom w:val="single" w:sz="4" w:space="0" w:color="auto"/>
              <w:right w:val="single" w:sz="4" w:space="0" w:color="auto"/>
            </w:tcBorders>
            <w:shd w:val="clear" w:color="auto" w:fill="auto"/>
            <w:vAlign w:val="center"/>
          </w:tcPr>
          <w:p w14:paraId="37A6F1F4"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4"/>
                <w:szCs w:val="20"/>
              </w:rPr>
              <w:t>East Texas Electric Cooperative, Inc.</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A9CE7D2" w14:textId="77777777" w:rsidR="00BF5323" w:rsidRPr="00174718" w:rsidRDefault="00BF5323" w:rsidP="00FE7259">
            <w:pPr>
              <w:tabs>
                <w:tab w:val="clear" w:pos="2431"/>
              </w:tabs>
              <w:spacing w:after="0"/>
              <w:jc w:val="right"/>
              <w:rPr>
                <w:rFonts w:ascii="Times New Roman" w:eastAsia="Times New Roman" w:hAnsi="Times New Roman" w:cs="Times New Roman"/>
                <w:color w:val="000000"/>
                <w:sz w:val="24"/>
                <w:szCs w:val="20"/>
              </w:rPr>
            </w:pPr>
            <w:bookmarkStart w:id="524" w:name="OLE_LINK1"/>
            <w:r w:rsidRPr="00174718">
              <w:rPr>
                <w:rFonts w:ascii="Times New Roman" w:eastAsia="Times New Roman" w:hAnsi="Times New Roman" w:cs="Times New Roman"/>
                <w:color w:val="000000"/>
                <w:sz w:val="24"/>
                <w:szCs w:val="20"/>
              </w:rPr>
              <w:t xml:space="preserve">                                               $14,567,983 </w:t>
            </w:r>
          </w:p>
          <w:bookmarkEnd w:id="524"/>
          <w:p w14:paraId="1076366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shd w:val="clear" w:color="auto" w:fill="A6A6A6"/>
            <w:vAlign w:val="center"/>
          </w:tcPr>
          <w:p w14:paraId="2211384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shd w:val="clear" w:color="auto" w:fill="A6A6A6"/>
            <w:vAlign w:val="center"/>
          </w:tcPr>
          <w:p w14:paraId="09A9AEA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shd w:val="clear" w:color="auto" w:fill="A6A6A6"/>
            <w:vAlign w:val="center"/>
          </w:tcPr>
          <w:p w14:paraId="4D9D02F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shd w:val="clear" w:color="auto" w:fill="A6A6A6"/>
          </w:tcPr>
          <w:p w14:paraId="1B88C66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r>
      <w:tr w:rsidR="00BF5323" w:rsidRPr="00174718" w14:paraId="06183254" w14:textId="77777777" w:rsidTr="00FE7259">
        <w:trPr>
          <w:cantSplit/>
        </w:trPr>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21E3429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1c</w:t>
            </w:r>
          </w:p>
        </w:tc>
        <w:tc>
          <w:tcPr>
            <w:tcW w:w="974" w:type="pct"/>
            <w:tcBorders>
              <w:top w:val="single" w:sz="4" w:space="0" w:color="auto"/>
              <w:left w:val="single" w:sz="4" w:space="0" w:color="auto"/>
              <w:bottom w:val="single" w:sz="4" w:space="0" w:color="auto"/>
              <w:right w:val="single" w:sz="4" w:space="0" w:color="auto"/>
            </w:tcBorders>
            <w:shd w:val="clear" w:color="auto" w:fill="auto"/>
            <w:vAlign w:val="center"/>
          </w:tcPr>
          <w:p w14:paraId="267D9509"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Reserved for Future Use</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ACB4460" w14:textId="77777777" w:rsidR="00BF5323" w:rsidRPr="00174718" w:rsidRDefault="00BF5323" w:rsidP="00FE7259">
            <w:pPr>
              <w:tabs>
                <w:tab w:val="clear" w:pos="2431"/>
              </w:tabs>
              <w:spacing w:after="0"/>
              <w:jc w:val="right"/>
              <w:rPr>
                <w:rFonts w:ascii="Times New Roman" w:eastAsia="Times New Roman" w:hAnsi="Times New Roman" w:cs="Times New Roman"/>
                <w:color w:val="000000"/>
                <w:sz w:val="24"/>
                <w:szCs w:val="20"/>
              </w:rPr>
            </w:pPr>
            <w:r w:rsidRPr="00174718">
              <w:rPr>
                <w:rFonts w:ascii="Times New Roman" w:eastAsia="Times New Roman" w:hAnsi="Times New Roman" w:cs="Times New Roman"/>
                <w:color w:val="000000"/>
                <w:sz w:val="24"/>
                <w:szCs w:val="20"/>
              </w:rPr>
              <w:t xml:space="preserve">                                                </w:t>
            </w:r>
          </w:p>
          <w:p w14:paraId="230AE30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shd w:val="clear" w:color="auto" w:fill="A6A6A6"/>
            <w:vAlign w:val="center"/>
          </w:tcPr>
          <w:p w14:paraId="73B365D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shd w:val="clear" w:color="auto" w:fill="A6A6A6"/>
            <w:vAlign w:val="center"/>
          </w:tcPr>
          <w:p w14:paraId="4455F59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shd w:val="clear" w:color="auto" w:fill="A6A6A6"/>
            <w:vAlign w:val="center"/>
          </w:tcPr>
          <w:p w14:paraId="30BA9238"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shd w:val="clear" w:color="auto" w:fill="A6A6A6"/>
          </w:tcPr>
          <w:p w14:paraId="0088405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r>
      <w:tr w:rsidR="00BF5323" w:rsidRPr="00174718" w14:paraId="1D91B269"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694F7E4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1d</w:t>
            </w:r>
          </w:p>
        </w:tc>
        <w:tc>
          <w:tcPr>
            <w:tcW w:w="974" w:type="pct"/>
            <w:tcBorders>
              <w:top w:val="single" w:sz="4" w:space="0" w:color="auto"/>
              <w:left w:val="single" w:sz="4" w:space="0" w:color="auto"/>
              <w:bottom w:val="single" w:sz="4" w:space="0" w:color="auto"/>
              <w:right w:val="single" w:sz="4" w:space="0" w:color="auto"/>
            </w:tcBorders>
            <w:shd w:val="clear" w:color="auto" w:fill="auto"/>
          </w:tcPr>
          <w:p w14:paraId="29AB82BA"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Deep East Texas Electric Cooperative, Inc.</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3C2DE81" w14:textId="77777777" w:rsidR="00BF5323" w:rsidRPr="00174718" w:rsidRDefault="00BF5323" w:rsidP="00FE7259">
            <w:pPr>
              <w:tabs>
                <w:tab w:val="clear" w:pos="2431"/>
              </w:tabs>
              <w:spacing w:after="0"/>
              <w:jc w:val="right"/>
              <w:rPr>
                <w:rFonts w:ascii="Times New Roman" w:eastAsia="Times New Roman" w:hAnsi="Times New Roman" w:cs="Times New Roman"/>
                <w:color w:val="000000"/>
                <w:sz w:val="24"/>
                <w:szCs w:val="20"/>
              </w:rPr>
            </w:pPr>
            <w:r w:rsidRPr="00174718">
              <w:rPr>
                <w:rFonts w:ascii="Times New Roman" w:eastAsia="Times New Roman" w:hAnsi="Times New Roman" w:cs="Times New Roman"/>
                <w:color w:val="000000"/>
                <w:sz w:val="24"/>
                <w:szCs w:val="20"/>
              </w:rPr>
              <w:t xml:space="preserve">                                                $2,576,698 </w:t>
            </w:r>
          </w:p>
          <w:p w14:paraId="55DED8E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shd w:val="clear" w:color="auto" w:fill="A6A6A6"/>
            <w:vAlign w:val="center"/>
          </w:tcPr>
          <w:p w14:paraId="6133C7D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shd w:val="clear" w:color="auto" w:fill="A6A6A6"/>
            <w:vAlign w:val="center"/>
          </w:tcPr>
          <w:p w14:paraId="1A859C1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shd w:val="clear" w:color="auto" w:fill="A6A6A6"/>
            <w:vAlign w:val="center"/>
          </w:tcPr>
          <w:p w14:paraId="12C18E7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shd w:val="clear" w:color="auto" w:fill="A6A6A6"/>
          </w:tcPr>
          <w:p w14:paraId="26837E5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r>
      <w:tr w:rsidR="00BF5323" w:rsidRPr="00174718" w14:paraId="3A2F35F1"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79761678"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1e</w:t>
            </w:r>
          </w:p>
        </w:tc>
        <w:tc>
          <w:tcPr>
            <w:tcW w:w="974" w:type="pct"/>
            <w:tcBorders>
              <w:top w:val="single" w:sz="4" w:space="0" w:color="auto"/>
              <w:left w:val="single" w:sz="4" w:space="0" w:color="auto"/>
              <w:bottom w:val="single" w:sz="4" w:space="0" w:color="auto"/>
              <w:right w:val="single" w:sz="4" w:space="0" w:color="auto"/>
            </w:tcBorders>
            <w:shd w:val="clear" w:color="auto" w:fill="auto"/>
          </w:tcPr>
          <w:p w14:paraId="4248FFDE"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Oklahoma Municipal Power Authority</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58CAE4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$768,624</w:t>
            </w:r>
          </w:p>
        </w:tc>
        <w:tc>
          <w:tcPr>
            <w:tcW w:w="831" w:type="pct"/>
            <w:tcBorders>
              <w:top w:val="single" w:sz="4" w:space="0" w:color="auto"/>
              <w:left w:val="single" w:sz="4" w:space="0" w:color="auto"/>
              <w:bottom w:val="single" w:sz="4" w:space="0" w:color="auto"/>
              <w:right w:val="single" w:sz="4" w:space="0" w:color="auto"/>
            </w:tcBorders>
            <w:shd w:val="clear" w:color="auto" w:fill="A6A6A6"/>
            <w:vAlign w:val="center"/>
          </w:tcPr>
          <w:p w14:paraId="0107CB3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shd w:val="clear" w:color="auto" w:fill="A6A6A6"/>
            <w:vAlign w:val="center"/>
          </w:tcPr>
          <w:p w14:paraId="230ADD0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shd w:val="clear" w:color="auto" w:fill="A6A6A6"/>
            <w:vAlign w:val="center"/>
          </w:tcPr>
          <w:p w14:paraId="72CD772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shd w:val="clear" w:color="auto" w:fill="A6A6A6"/>
          </w:tcPr>
          <w:p w14:paraId="4F603DC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r>
      <w:tr w:rsidR="00BF5323" w:rsidRPr="00174718" w14:paraId="3849A8CF"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403523E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1f</w:t>
            </w:r>
          </w:p>
        </w:tc>
        <w:tc>
          <w:tcPr>
            <w:tcW w:w="974" w:type="pct"/>
            <w:tcBorders>
              <w:top w:val="single" w:sz="4" w:space="0" w:color="auto"/>
              <w:left w:val="single" w:sz="4" w:space="0" w:color="auto"/>
              <w:bottom w:val="single" w:sz="4" w:space="0" w:color="auto"/>
              <w:right w:val="single" w:sz="4" w:space="0" w:color="auto"/>
            </w:tcBorders>
          </w:tcPr>
          <w:p w14:paraId="51B0694E" w14:textId="77777777" w:rsidR="00BF5323" w:rsidRPr="00174718" w:rsidRDefault="00BF5323" w:rsidP="00FE7259">
            <w:pPr>
              <w:tabs>
                <w:tab w:val="clear" w:pos="2431"/>
                <w:tab w:val="right" w:pos="720"/>
                <w:tab w:val="left" w:pos="1440"/>
                <w:tab w:val="right" w:leader="dot" w:pos="9360"/>
              </w:tabs>
              <w:spacing w:after="0"/>
              <w:ind w:left="407"/>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AEP West Transmission Companies  (AEP Oklahoma Transmission Company, Inc and AEP Southwestern Transmission Company, Inc)</w:t>
            </w:r>
          </w:p>
        </w:tc>
        <w:tc>
          <w:tcPr>
            <w:tcW w:w="745" w:type="pct"/>
            <w:tcBorders>
              <w:top w:val="single" w:sz="4" w:space="0" w:color="auto"/>
              <w:left w:val="single" w:sz="4" w:space="0" w:color="auto"/>
              <w:bottom w:val="single" w:sz="4" w:space="0" w:color="auto"/>
              <w:right w:val="single" w:sz="4" w:space="0" w:color="auto"/>
            </w:tcBorders>
          </w:tcPr>
          <w:p w14:paraId="77C4BB3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bookmarkStart w:id="525" w:name="OLE_LINK3"/>
            <w:r w:rsidRPr="00174718">
              <w:rPr>
                <w:rFonts w:ascii="Times New Roman" w:eastAsia="Times New Roman" w:hAnsi="Times New Roman" w:cs="Times New Roman"/>
                <w:sz w:val="20"/>
                <w:szCs w:val="20"/>
              </w:rPr>
              <w:t xml:space="preserve">See Att. H tab, posted RRR File </w:t>
            </w:r>
            <w:bookmarkEnd w:id="525"/>
          </w:p>
        </w:tc>
        <w:tc>
          <w:tcPr>
            <w:tcW w:w="831" w:type="pct"/>
            <w:tcBorders>
              <w:top w:val="single" w:sz="4" w:space="0" w:color="auto"/>
              <w:left w:val="single" w:sz="4" w:space="0" w:color="auto"/>
              <w:bottom w:val="single" w:sz="4" w:space="0" w:color="auto"/>
              <w:right w:val="single" w:sz="4" w:space="0" w:color="auto"/>
            </w:tcBorders>
          </w:tcPr>
          <w:p w14:paraId="514FEE3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0271E8A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700" w:type="pct"/>
            <w:tcBorders>
              <w:top w:val="single" w:sz="4" w:space="0" w:color="auto"/>
              <w:left w:val="single" w:sz="4" w:space="0" w:color="auto"/>
              <w:bottom w:val="single" w:sz="4" w:space="0" w:color="auto"/>
              <w:right w:val="single" w:sz="4" w:space="0" w:color="auto"/>
            </w:tcBorders>
          </w:tcPr>
          <w:p w14:paraId="66F81FF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57F049B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677A24B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CDDDC2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1g</w:t>
            </w:r>
          </w:p>
        </w:tc>
        <w:tc>
          <w:tcPr>
            <w:tcW w:w="974" w:type="pct"/>
            <w:tcBorders>
              <w:top w:val="single" w:sz="4" w:space="0" w:color="auto"/>
              <w:left w:val="single" w:sz="4" w:space="0" w:color="auto"/>
              <w:bottom w:val="single" w:sz="4" w:space="0" w:color="auto"/>
              <w:right w:val="single" w:sz="4" w:space="0" w:color="auto"/>
            </w:tcBorders>
          </w:tcPr>
          <w:p w14:paraId="66546F0E" w14:textId="77777777" w:rsidR="00BF5323" w:rsidRPr="00174718" w:rsidRDefault="00BF5323" w:rsidP="00FE7259">
            <w:pPr>
              <w:tabs>
                <w:tab w:val="clear" w:pos="2431"/>
                <w:tab w:val="right" w:pos="720"/>
                <w:tab w:val="left" w:pos="1440"/>
                <w:tab w:val="right" w:leader="dot" w:pos="9360"/>
              </w:tabs>
              <w:spacing w:after="0"/>
              <w:ind w:left="407"/>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Coffeyville Municipal Light and Power (CMLP)</w:t>
            </w:r>
          </w:p>
        </w:tc>
        <w:tc>
          <w:tcPr>
            <w:tcW w:w="745" w:type="pct"/>
            <w:tcBorders>
              <w:top w:val="single" w:sz="4" w:space="0" w:color="auto"/>
              <w:left w:val="single" w:sz="4" w:space="0" w:color="auto"/>
              <w:bottom w:val="single" w:sz="4" w:space="0" w:color="auto"/>
              <w:right w:val="single" w:sz="4" w:space="0" w:color="auto"/>
            </w:tcBorders>
            <w:vAlign w:val="center"/>
          </w:tcPr>
          <w:p w14:paraId="50355BA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$391,790  </w:t>
            </w:r>
          </w:p>
          <w:p w14:paraId="2A0A0144"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5CDF613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00A29C0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700" w:type="pct"/>
            <w:tcBorders>
              <w:top w:val="single" w:sz="4" w:space="0" w:color="auto"/>
              <w:left w:val="single" w:sz="4" w:space="0" w:color="auto"/>
              <w:bottom w:val="single" w:sz="4" w:space="0" w:color="auto"/>
              <w:right w:val="single" w:sz="4" w:space="0" w:color="auto"/>
            </w:tcBorders>
          </w:tcPr>
          <w:p w14:paraId="7948B93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613" w:type="pct"/>
            <w:tcBorders>
              <w:top w:val="single" w:sz="4" w:space="0" w:color="auto"/>
              <w:left w:val="single" w:sz="4" w:space="0" w:color="auto"/>
              <w:bottom w:val="single" w:sz="4" w:space="0" w:color="auto"/>
              <w:right w:val="single" w:sz="4" w:space="0" w:color="auto"/>
            </w:tcBorders>
          </w:tcPr>
          <w:p w14:paraId="75F5884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B89CBEE"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3DF9CB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     1h</w:t>
            </w:r>
          </w:p>
        </w:tc>
        <w:tc>
          <w:tcPr>
            <w:tcW w:w="974" w:type="pct"/>
            <w:tcBorders>
              <w:top w:val="single" w:sz="4" w:space="0" w:color="auto"/>
              <w:left w:val="single" w:sz="4" w:space="0" w:color="auto"/>
              <w:bottom w:val="single" w:sz="4" w:space="0" w:color="auto"/>
              <w:right w:val="single" w:sz="4" w:space="0" w:color="auto"/>
            </w:tcBorders>
          </w:tcPr>
          <w:p w14:paraId="448B9AE1" w14:textId="77777777" w:rsidR="00BF5323" w:rsidRPr="00174718" w:rsidRDefault="00BF5323" w:rsidP="00FE7259">
            <w:pPr>
              <w:tabs>
                <w:tab w:val="clear" w:pos="2431"/>
                <w:tab w:val="right" w:pos="720"/>
                <w:tab w:val="left" w:pos="1440"/>
                <w:tab w:val="right" w:leader="dot" w:pos="9360"/>
              </w:tabs>
              <w:spacing w:after="0"/>
              <w:ind w:left="407"/>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Arkansas Electric Cooperative Corporation </w:t>
            </w:r>
          </w:p>
          <w:p w14:paraId="3AC17C63" w14:textId="77777777" w:rsidR="00BF5323" w:rsidRPr="00174718" w:rsidRDefault="00BF5323" w:rsidP="00FE7259">
            <w:pPr>
              <w:tabs>
                <w:tab w:val="clear" w:pos="2431"/>
                <w:tab w:val="right" w:pos="720"/>
                <w:tab w:val="left" w:pos="1440"/>
                <w:tab w:val="right" w:leader="dot" w:pos="9360"/>
              </w:tabs>
              <w:spacing w:after="0"/>
              <w:ind w:left="407"/>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(AECC)</w:t>
            </w:r>
          </w:p>
        </w:tc>
        <w:tc>
          <w:tcPr>
            <w:tcW w:w="745" w:type="pct"/>
            <w:tcBorders>
              <w:top w:val="single" w:sz="4" w:space="0" w:color="auto"/>
              <w:left w:val="single" w:sz="4" w:space="0" w:color="auto"/>
              <w:bottom w:val="single" w:sz="4" w:space="0" w:color="auto"/>
              <w:right w:val="single" w:sz="4" w:space="0" w:color="auto"/>
            </w:tcBorders>
          </w:tcPr>
          <w:p w14:paraId="2BCDA2D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0AED6A9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511E5A0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1470831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700" w:type="pct"/>
            <w:tcBorders>
              <w:top w:val="single" w:sz="4" w:space="0" w:color="auto"/>
              <w:left w:val="single" w:sz="4" w:space="0" w:color="auto"/>
              <w:bottom w:val="single" w:sz="4" w:space="0" w:color="auto"/>
              <w:right w:val="single" w:sz="4" w:space="0" w:color="auto"/>
            </w:tcBorders>
          </w:tcPr>
          <w:p w14:paraId="3B625E0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613" w:type="pct"/>
            <w:tcBorders>
              <w:top w:val="single" w:sz="4" w:space="0" w:color="auto"/>
              <w:left w:val="single" w:sz="4" w:space="0" w:color="auto"/>
              <w:bottom w:val="single" w:sz="4" w:space="0" w:color="auto"/>
              <w:right w:val="single" w:sz="4" w:space="0" w:color="auto"/>
            </w:tcBorders>
          </w:tcPr>
          <w:p w14:paraId="47BD12D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r>
      <w:tr w:rsidR="00BF5323" w:rsidRPr="00174718" w14:paraId="33619C25"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306137E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     1i</w:t>
            </w:r>
          </w:p>
        </w:tc>
        <w:tc>
          <w:tcPr>
            <w:tcW w:w="974" w:type="pct"/>
            <w:tcBorders>
              <w:top w:val="single" w:sz="4" w:space="0" w:color="auto"/>
              <w:left w:val="single" w:sz="4" w:space="0" w:color="auto"/>
              <w:bottom w:val="single" w:sz="4" w:space="0" w:color="auto"/>
              <w:right w:val="single" w:sz="4" w:space="0" w:color="auto"/>
            </w:tcBorders>
          </w:tcPr>
          <w:p w14:paraId="1CAAC64E" w14:textId="77777777" w:rsidR="00BF5323" w:rsidRPr="00174718" w:rsidRDefault="00BF5323" w:rsidP="00FE7259">
            <w:pPr>
              <w:tabs>
                <w:tab w:val="clear" w:pos="2431"/>
                <w:tab w:val="right" w:pos="720"/>
                <w:tab w:val="left" w:pos="1440"/>
                <w:tab w:val="right" w:leader="dot" w:pos="9360"/>
              </w:tabs>
              <w:spacing w:after="0"/>
              <w:ind w:left="407"/>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Transource Oklahoma, LLC</w:t>
            </w:r>
          </w:p>
        </w:tc>
        <w:tc>
          <w:tcPr>
            <w:tcW w:w="745" w:type="pct"/>
            <w:tcBorders>
              <w:top w:val="single" w:sz="4" w:space="0" w:color="auto"/>
              <w:left w:val="single" w:sz="4" w:space="0" w:color="auto"/>
              <w:bottom w:val="single" w:sz="4" w:space="0" w:color="auto"/>
              <w:right w:val="single" w:sz="4" w:space="0" w:color="auto"/>
            </w:tcBorders>
          </w:tcPr>
          <w:p w14:paraId="5E865DF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63CF154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1A705B7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6372158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2AB0134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3FE0C96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2D9B9E9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461F810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41A5237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774F2C4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1C4BBB7C"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2B00BE3"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2</w:t>
            </w:r>
          </w:p>
        </w:tc>
        <w:tc>
          <w:tcPr>
            <w:tcW w:w="974" w:type="pct"/>
            <w:tcBorders>
              <w:top w:val="single" w:sz="4" w:space="0" w:color="auto"/>
              <w:left w:val="single" w:sz="4" w:space="0" w:color="auto"/>
              <w:bottom w:val="single" w:sz="4" w:space="0" w:color="auto"/>
              <w:right w:val="single" w:sz="4" w:space="0" w:color="auto"/>
            </w:tcBorders>
          </w:tcPr>
          <w:p w14:paraId="76C4D22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Kansas City Board of Public Utilities</w:t>
            </w:r>
          </w:p>
        </w:tc>
        <w:tc>
          <w:tcPr>
            <w:tcW w:w="745" w:type="pct"/>
            <w:tcBorders>
              <w:top w:val="single" w:sz="4" w:space="0" w:color="auto"/>
              <w:left w:val="single" w:sz="4" w:space="0" w:color="auto"/>
              <w:bottom w:val="single" w:sz="4" w:space="0" w:color="auto"/>
              <w:right w:val="single" w:sz="4" w:space="0" w:color="auto"/>
            </w:tcBorders>
          </w:tcPr>
          <w:p w14:paraId="77BE7E4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p w14:paraId="61FF437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18CCAFDC"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7F834D28"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700" w:type="pct"/>
            <w:tcBorders>
              <w:top w:val="single" w:sz="4" w:space="0" w:color="auto"/>
              <w:left w:val="single" w:sz="4" w:space="0" w:color="auto"/>
              <w:bottom w:val="single" w:sz="4" w:space="0" w:color="auto"/>
              <w:right w:val="single" w:sz="4" w:space="0" w:color="auto"/>
            </w:tcBorders>
          </w:tcPr>
          <w:p w14:paraId="6B33E73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See Att. H tab, posted RRR File </w:t>
            </w:r>
          </w:p>
        </w:tc>
        <w:tc>
          <w:tcPr>
            <w:tcW w:w="613" w:type="pct"/>
            <w:tcBorders>
              <w:top w:val="single" w:sz="4" w:space="0" w:color="auto"/>
              <w:left w:val="single" w:sz="4" w:space="0" w:color="auto"/>
              <w:bottom w:val="single" w:sz="4" w:space="0" w:color="auto"/>
              <w:right w:val="single" w:sz="4" w:space="0" w:color="auto"/>
            </w:tcBorders>
          </w:tcPr>
          <w:p w14:paraId="413B557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r>
      <w:tr w:rsidR="00BF5323" w:rsidRPr="00174718" w14:paraId="75F94F47"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0644F6D"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p>
        </w:tc>
        <w:tc>
          <w:tcPr>
            <w:tcW w:w="974" w:type="pct"/>
            <w:tcBorders>
              <w:top w:val="single" w:sz="4" w:space="0" w:color="auto"/>
              <w:left w:val="single" w:sz="4" w:space="0" w:color="auto"/>
              <w:bottom w:val="single" w:sz="4" w:space="0" w:color="auto"/>
              <w:right w:val="single" w:sz="4" w:space="0" w:color="auto"/>
            </w:tcBorders>
          </w:tcPr>
          <w:p w14:paraId="4347D81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City Utilities of Springfield, Missouri</w:t>
            </w:r>
          </w:p>
        </w:tc>
        <w:tc>
          <w:tcPr>
            <w:tcW w:w="745" w:type="pct"/>
            <w:tcBorders>
              <w:top w:val="single" w:sz="4" w:space="0" w:color="auto"/>
              <w:left w:val="single" w:sz="4" w:space="0" w:color="auto"/>
              <w:bottom w:val="single" w:sz="4" w:space="0" w:color="auto"/>
              <w:right w:val="single" w:sz="4" w:space="0" w:color="auto"/>
            </w:tcBorders>
          </w:tcPr>
          <w:p w14:paraId="363A063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6B0CF1E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p w14:paraId="6AA8EBC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6D6B235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4238855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p w14:paraId="0D6063C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45E1795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E056043"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86351F9"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p>
        </w:tc>
        <w:tc>
          <w:tcPr>
            <w:tcW w:w="974" w:type="pct"/>
            <w:tcBorders>
              <w:top w:val="single" w:sz="4" w:space="0" w:color="auto"/>
              <w:left w:val="single" w:sz="4" w:space="0" w:color="auto"/>
              <w:bottom w:val="single" w:sz="4" w:space="0" w:color="auto"/>
              <w:right w:val="single" w:sz="4" w:space="0" w:color="auto"/>
            </w:tcBorders>
          </w:tcPr>
          <w:p w14:paraId="154CAEF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Empire District Electric Company</w:t>
            </w:r>
          </w:p>
        </w:tc>
        <w:tc>
          <w:tcPr>
            <w:tcW w:w="745" w:type="pct"/>
            <w:tcBorders>
              <w:top w:val="single" w:sz="4" w:space="0" w:color="auto"/>
              <w:left w:val="single" w:sz="4" w:space="0" w:color="auto"/>
              <w:bottom w:val="single" w:sz="4" w:space="0" w:color="auto"/>
              <w:right w:val="single" w:sz="4" w:space="0" w:color="auto"/>
            </w:tcBorders>
          </w:tcPr>
          <w:p w14:paraId="39E1677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174C08D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5AFCFA0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3611908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AE3442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p w14:paraId="5BBB026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30573E7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04B387B0"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F4AA0D0"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p>
        </w:tc>
        <w:tc>
          <w:tcPr>
            <w:tcW w:w="974" w:type="pct"/>
            <w:tcBorders>
              <w:top w:val="single" w:sz="4" w:space="0" w:color="auto"/>
              <w:left w:val="single" w:sz="4" w:space="0" w:color="auto"/>
              <w:bottom w:val="single" w:sz="4" w:space="0" w:color="auto"/>
              <w:right w:val="single" w:sz="4" w:space="0" w:color="auto"/>
            </w:tcBorders>
          </w:tcPr>
          <w:p w14:paraId="7D08276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Grand River Dam Authority </w:t>
            </w:r>
          </w:p>
        </w:tc>
        <w:tc>
          <w:tcPr>
            <w:tcW w:w="745" w:type="pct"/>
            <w:tcBorders>
              <w:top w:val="single" w:sz="4" w:space="0" w:color="auto"/>
              <w:left w:val="single" w:sz="4" w:space="0" w:color="auto"/>
              <w:bottom w:val="single" w:sz="4" w:space="0" w:color="auto"/>
              <w:right w:val="single" w:sz="4" w:space="0" w:color="auto"/>
            </w:tcBorders>
          </w:tcPr>
          <w:p w14:paraId="3CDD4E9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831" w:type="pct"/>
            <w:tcBorders>
              <w:top w:val="single" w:sz="4" w:space="0" w:color="auto"/>
              <w:left w:val="single" w:sz="4" w:space="0" w:color="auto"/>
              <w:bottom w:val="single" w:sz="4" w:space="0" w:color="auto"/>
              <w:right w:val="single" w:sz="4" w:space="0" w:color="auto"/>
            </w:tcBorders>
          </w:tcPr>
          <w:p w14:paraId="111D20D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tcPr>
          <w:p w14:paraId="2582C3F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24A469A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p w14:paraId="5275980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04567AD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61932BB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6692EE5"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6</w:t>
            </w:r>
          </w:p>
        </w:tc>
        <w:tc>
          <w:tcPr>
            <w:tcW w:w="974" w:type="pct"/>
            <w:tcBorders>
              <w:top w:val="single" w:sz="4" w:space="0" w:color="auto"/>
              <w:left w:val="single" w:sz="4" w:space="0" w:color="auto"/>
              <w:bottom w:val="single" w:sz="4" w:space="0" w:color="auto"/>
              <w:right w:val="single" w:sz="4" w:space="0" w:color="auto"/>
            </w:tcBorders>
          </w:tcPr>
          <w:p w14:paraId="3C38FDB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Evergy Metro, Inc.</w:t>
            </w:r>
          </w:p>
          <w:p w14:paraId="716AB03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(TOTAL)</w:t>
            </w:r>
          </w:p>
        </w:tc>
        <w:tc>
          <w:tcPr>
            <w:tcW w:w="745" w:type="pct"/>
            <w:tcBorders>
              <w:top w:val="single" w:sz="4" w:space="0" w:color="auto"/>
              <w:left w:val="single" w:sz="4" w:space="0" w:color="auto"/>
              <w:bottom w:val="single" w:sz="4" w:space="0" w:color="auto"/>
              <w:right w:val="single" w:sz="4" w:space="0" w:color="auto"/>
            </w:tcBorders>
          </w:tcPr>
          <w:p w14:paraId="24F6500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868B25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038ED4B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tcPr>
          <w:p w14:paraId="1982C51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48D0236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3EAFFA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195EB6B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8E05FA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66010B0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6a</w:t>
            </w:r>
          </w:p>
        </w:tc>
        <w:tc>
          <w:tcPr>
            <w:tcW w:w="974" w:type="pct"/>
            <w:tcBorders>
              <w:top w:val="single" w:sz="4" w:space="0" w:color="auto"/>
              <w:left w:val="single" w:sz="4" w:space="0" w:color="auto"/>
              <w:bottom w:val="single" w:sz="4" w:space="0" w:color="auto"/>
              <w:right w:val="single" w:sz="4" w:space="0" w:color="auto"/>
            </w:tcBorders>
          </w:tcPr>
          <w:p w14:paraId="51102B69"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Evergy Metro, Inc.</w:t>
            </w:r>
          </w:p>
        </w:tc>
        <w:tc>
          <w:tcPr>
            <w:tcW w:w="745" w:type="pct"/>
            <w:tcBorders>
              <w:top w:val="single" w:sz="4" w:space="0" w:color="auto"/>
              <w:left w:val="single" w:sz="4" w:space="0" w:color="auto"/>
              <w:bottom w:val="single" w:sz="4" w:space="0" w:color="auto"/>
              <w:right w:val="single" w:sz="4" w:space="0" w:color="auto"/>
            </w:tcBorders>
          </w:tcPr>
          <w:p w14:paraId="745E334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5CE15C3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4C9AAF5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6544CFB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1BE204D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87324C7"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62C288A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6b</w:t>
            </w:r>
          </w:p>
        </w:tc>
        <w:tc>
          <w:tcPr>
            <w:tcW w:w="974" w:type="pct"/>
            <w:tcBorders>
              <w:top w:val="single" w:sz="4" w:space="0" w:color="auto"/>
              <w:left w:val="single" w:sz="4" w:space="0" w:color="auto"/>
              <w:bottom w:val="single" w:sz="4" w:space="0" w:color="auto"/>
              <w:right w:val="single" w:sz="4" w:space="0" w:color="auto"/>
            </w:tcBorders>
          </w:tcPr>
          <w:p w14:paraId="5C0203C0"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City of Independence, Missouri</w:t>
            </w:r>
          </w:p>
        </w:tc>
        <w:tc>
          <w:tcPr>
            <w:tcW w:w="745" w:type="pct"/>
            <w:tcBorders>
              <w:top w:val="single" w:sz="4" w:space="0" w:color="auto"/>
              <w:left w:val="single" w:sz="4" w:space="0" w:color="auto"/>
              <w:bottom w:val="single" w:sz="4" w:space="0" w:color="auto"/>
              <w:right w:val="single" w:sz="4" w:space="0" w:color="auto"/>
            </w:tcBorders>
          </w:tcPr>
          <w:p w14:paraId="5456D1B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p w14:paraId="21B821B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i/>
                <w:sz w:val="24"/>
                <w:szCs w:val="24"/>
              </w:rPr>
            </w:pPr>
            <w:r w:rsidRPr="00174718">
              <w:rPr>
                <w:rFonts w:ascii="Times New Roman" w:eastAsia="Times New Roman" w:hAnsi="Times New Roman" w:cs="Times New Roman"/>
                <w:sz w:val="24"/>
                <w:szCs w:val="24"/>
              </w:rPr>
              <w:t>$7,043,930</w:t>
            </w:r>
          </w:p>
        </w:tc>
        <w:tc>
          <w:tcPr>
            <w:tcW w:w="831" w:type="pct"/>
            <w:tcBorders>
              <w:top w:val="single" w:sz="4" w:space="0" w:color="auto"/>
              <w:left w:val="single" w:sz="4" w:space="0" w:color="auto"/>
              <w:bottom w:val="single" w:sz="4" w:space="0" w:color="auto"/>
              <w:right w:val="single" w:sz="4" w:space="0" w:color="auto"/>
            </w:tcBorders>
          </w:tcPr>
          <w:p w14:paraId="2FF220D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76E32DF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0466AC8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71F67F0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66A6AE21"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456B0D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w:t>
            </w:r>
          </w:p>
        </w:tc>
        <w:tc>
          <w:tcPr>
            <w:tcW w:w="974" w:type="pct"/>
            <w:tcBorders>
              <w:top w:val="single" w:sz="4" w:space="0" w:color="auto"/>
              <w:left w:val="single" w:sz="4" w:space="0" w:color="auto"/>
              <w:bottom w:val="single" w:sz="4" w:space="0" w:color="auto"/>
              <w:right w:val="single" w:sz="4" w:space="0" w:color="auto"/>
            </w:tcBorders>
          </w:tcPr>
          <w:p w14:paraId="5CCB446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Oklahoma Gas and Electric (Total) </w:t>
            </w:r>
          </w:p>
        </w:tc>
        <w:tc>
          <w:tcPr>
            <w:tcW w:w="745" w:type="pct"/>
            <w:tcBorders>
              <w:top w:val="single" w:sz="4" w:space="0" w:color="auto"/>
              <w:left w:val="single" w:sz="4" w:space="0" w:color="auto"/>
              <w:bottom w:val="single" w:sz="4" w:space="0" w:color="auto"/>
              <w:right w:val="single" w:sz="4" w:space="0" w:color="auto"/>
            </w:tcBorders>
          </w:tcPr>
          <w:p w14:paraId="7D0C1FD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552FA2E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1F89392F" w14:textId="77777777" w:rsidR="00BF5323" w:rsidRPr="00174718" w:rsidRDefault="00BF5323" w:rsidP="00FE7259">
            <w:pPr>
              <w:tabs>
                <w:tab w:val="clear" w:pos="2431"/>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tcPr>
          <w:p w14:paraId="6E637B91"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79884C0E"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CDAA1F4"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6A840AFE"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70D5E2E0"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23730B7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7a</w:t>
            </w:r>
          </w:p>
        </w:tc>
        <w:tc>
          <w:tcPr>
            <w:tcW w:w="974" w:type="pct"/>
            <w:tcBorders>
              <w:top w:val="single" w:sz="4" w:space="0" w:color="auto"/>
              <w:left w:val="single" w:sz="4" w:space="0" w:color="auto"/>
              <w:bottom w:val="single" w:sz="4" w:space="0" w:color="auto"/>
              <w:right w:val="single" w:sz="4" w:space="0" w:color="auto"/>
            </w:tcBorders>
            <w:vAlign w:val="center"/>
          </w:tcPr>
          <w:p w14:paraId="0F8CC302"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Oklahoma Gas and Electric </w:t>
            </w:r>
          </w:p>
        </w:tc>
        <w:tc>
          <w:tcPr>
            <w:tcW w:w="745" w:type="pct"/>
            <w:tcBorders>
              <w:top w:val="single" w:sz="4" w:space="0" w:color="auto"/>
              <w:left w:val="single" w:sz="4" w:space="0" w:color="auto"/>
              <w:bottom w:val="single" w:sz="4" w:space="0" w:color="auto"/>
              <w:right w:val="single" w:sz="4" w:space="0" w:color="auto"/>
            </w:tcBorders>
          </w:tcPr>
          <w:p w14:paraId="2621DC3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831" w:type="pct"/>
            <w:tcBorders>
              <w:top w:val="single" w:sz="4" w:space="0" w:color="auto"/>
              <w:left w:val="single" w:sz="4" w:space="0" w:color="auto"/>
              <w:bottom w:val="single" w:sz="4" w:space="0" w:color="auto"/>
              <w:right w:val="single" w:sz="4" w:space="0" w:color="auto"/>
            </w:tcBorders>
          </w:tcPr>
          <w:p w14:paraId="7C0A4EE5" w14:textId="77777777" w:rsidR="00BF5323" w:rsidRPr="00174718" w:rsidRDefault="00BF5323" w:rsidP="00FE7259">
            <w:pPr>
              <w:tabs>
                <w:tab w:val="clear" w:pos="2431"/>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32819F61"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31CC0D34"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7C2349DF"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57DB7DC"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586D96B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7b</w:t>
            </w:r>
          </w:p>
        </w:tc>
        <w:tc>
          <w:tcPr>
            <w:tcW w:w="974" w:type="pct"/>
            <w:tcBorders>
              <w:top w:val="single" w:sz="4" w:space="0" w:color="auto"/>
              <w:left w:val="single" w:sz="4" w:space="0" w:color="auto"/>
              <w:bottom w:val="single" w:sz="4" w:space="0" w:color="auto"/>
              <w:right w:val="single" w:sz="4" w:space="0" w:color="auto"/>
            </w:tcBorders>
            <w:vAlign w:val="center"/>
          </w:tcPr>
          <w:p w14:paraId="7F3D0276"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Oklahoma Municipal Power Authority</w:t>
            </w:r>
          </w:p>
        </w:tc>
        <w:tc>
          <w:tcPr>
            <w:tcW w:w="745" w:type="pct"/>
            <w:tcBorders>
              <w:top w:val="single" w:sz="4" w:space="0" w:color="auto"/>
              <w:left w:val="single" w:sz="4" w:space="0" w:color="auto"/>
              <w:bottom w:val="single" w:sz="4" w:space="0" w:color="auto"/>
              <w:right w:val="single" w:sz="4" w:space="0" w:color="auto"/>
            </w:tcBorders>
            <w:vAlign w:val="center"/>
          </w:tcPr>
          <w:p w14:paraId="62946A5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$368,501</w:t>
            </w:r>
          </w:p>
        </w:tc>
        <w:tc>
          <w:tcPr>
            <w:tcW w:w="831" w:type="pct"/>
            <w:tcBorders>
              <w:top w:val="single" w:sz="4" w:space="0" w:color="auto"/>
              <w:left w:val="single" w:sz="4" w:space="0" w:color="auto"/>
              <w:bottom w:val="single" w:sz="4" w:space="0" w:color="auto"/>
              <w:right w:val="single" w:sz="4" w:space="0" w:color="auto"/>
            </w:tcBorders>
          </w:tcPr>
          <w:p w14:paraId="72C08702" w14:textId="77777777" w:rsidR="00BF5323" w:rsidRPr="00174718" w:rsidRDefault="00BF5323" w:rsidP="00FE7259">
            <w:pPr>
              <w:tabs>
                <w:tab w:val="clear" w:pos="2431"/>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5F085E25"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F10AC8C"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1DB86169"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9526861"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03034E0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7c</w:t>
            </w:r>
          </w:p>
        </w:tc>
        <w:tc>
          <w:tcPr>
            <w:tcW w:w="974" w:type="pct"/>
            <w:tcBorders>
              <w:top w:val="single" w:sz="4" w:space="0" w:color="auto"/>
              <w:left w:val="single" w:sz="4" w:space="0" w:color="auto"/>
              <w:bottom w:val="single" w:sz="4" w:space="0" w:color="auto"/>
              <w:right w:val="single" w:sz="4" w:space="0" w:color="auto"/>
            </w:tcBorders>
            <w:vAlign w:val="center"/>
          </w:tcPr>
          <w:p w14:paraId="30D58450"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Arkansas Electric Cooperative Corporation</w:t>
            </w:r>
          </w:p>
        </w:tc>
        <w:tc>
          <w:tcPr>
            <w:tcW w:w="745" w:type="pct"/>
            <w:tcBorders>
              <w:top w:val="single" w:sz="4" w:space="0" w:color="auto"/>
              <w:left w:val="single" w:sz="4" w:space="0" w:color="auto"/>
              <w:bottom w:val="single" w:sz="4" w:space="0" w:color="auto"/>
              <w:right w:val="single" w:sz="4" w:space="0" w:color="auto"/>
            </w:tcBorders>
          </w:tcPr>
          <w:p w14:paraId="0A41D12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831" w:type="pct"/>
            <w:tcBorders>
              <w:top w:val="single" w:sz="4" w:space="0" w:color="auto"/>
              <w:left w:val="single" w:sz="4" w:space="0" w:color="auto"/>
              <w:bottom w:val="single" w:sz="4" w:space="0" w:color="auto"/>
              <w:right w:val="single" w:sz="4" w:space="0" w:color="auto"/>
            </w:tcBorders>
          </w:tcPr>
          <w:p w14:paraId="1A007DD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1FE9347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08EA76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0BB7E82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586034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597B11E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7d</w:t>
            </w:r>
          </w:p>
        </w:tc>
        <w:tc>
          <w:tcPr>
            <w:tcW w:w="974" w:type="pct"/>
            <w:tcBorders>
              <w:top w:val="single" w:sz="4" w:space="0" w:color="auto"/>
              <w:left w:val="single" w:sz="4" w:space="0" w:color="auto"/>
              <w:bottom w:val="single" w:sz="4" w:space="0" w:color="auto"/>
              <w:right w:val="single" w:sz="4" w:space="0" w:color="auto"/>
            </w:tcBorders>
            <w:vAlign w:val="center"/>
          </w:tcPr>
          <w:p w14:paraId="616A9B64"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People’s</w:t>
            </w:r>
          </w:p>
          <w:p w14:paraId="51D82850"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Electric</w:t>
            </w:r>
          </w:p>
          <w:p w14:paraId="6C8F6EDC"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Cooperative</w:t>
            </w:r>
          </w:p>
        </w:tc>
        <w:tc>
          <w:tcPr>
            <w:tcW w:w="745" w:type="pct"/>
            <w:tcBorders>
              <w:top w:val="single" w:sz="4" w:space="0" w:color="auto"/>
              <w:left w:val="single" w:sz="4" w:space="0" w:color="auto"/>
              <w:bottom w:val="single" w:sz="4" w:space="0" w:color="auto"/>
              <w:right w:val="single" w:sz="4" w:space="0" w:color="auto"/>
            </w:tcBorders>
          </w:tcPr>
          <w:p w14:paraId="559CDA0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w:t>
            </w:r>
          </w:p>
          <w:p w14:paraId="7D65B60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File</w:t>
            </w:r>
          </w:p>
        </w:tc>
        <w:tc>
          <w:tcPr>
            <w:tcW w:w="831" w:type="pct"/>
            <w:tcBorders>
              <w:top w:val="single" w:sz="4" w:space="0" w:color="auto"/>
              <w:left w:val="single" w:sz="4" w:space="0" w:color="auto"/>
              <w:bottom w:val="single" w:sz="4" w:space="0" w:color="auto"/>
              <w:right w:val="single" w:sz="4" w:space="0" w:color="auto"/>
            </w:tcBorders>
          </w:tcPr>
          <w:p w14:paraId="4205292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5B0955E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10322FE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706388D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5C8D2393" w14:textId="77777777" w:rsidTr="00FE7259">
        <w:tblPrEx>
          <w:tblBorders>
            <w:top w:val="nil"/>
            <w:left w:val="nil"/>
            <w:bottom w:val="nil"/>
            <w:right w:val="nil"/>
            <w:insideH w:val="nil"/>
            <w:insideV w:val="nil"/>
          </w:tblBorders>
        </w:tblPrEx>
        <w:trPr>
          <w:cantSplit/>
          <w:trHeight w:val="300"/>
        </w:trPr>
        <w:tc>
          <w:tcPr>
            <w:tcW w:w="699" w:type="dxa"/>
            <w:tcBorders>
              <w:top w:val="single" w:sz="4" w:space="0" w:color="auto"/>
              <w:left w:val="single" w:sz="4" w:space="0" w:color="auto"/>
              <w:bottom w:val="single" w:sz="4" w:space="0" w:color="auto"/>
              <w:right w:val="single" w:sz="4" w:space="0" w:color="auto"/>
            </w:tcBorders>
            <w:vAlign w:val="center"/>
          </w:tcPr>
          <w:p w14:paraId="7138FD8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7e</w:t>
            </w:r>
          </w:p>
        </w:tc>
        <w:tc>
          <w:tcPr>
            <w:tcW w:w="1955" w:type="dxa"/>
            <w:tcBorders>
              <w:top w:val="single" w:sz="4" w:space="0" w:color="auto"/>
              <w:left w:val="single" w:sz="4" w:space="0" w:color="auto"/>
              <w:bottom w:val="single" w:sz="4" w:space="0" w:color="auto"/>
              <w:right w:val="single" w:sz="4" w:space="0" w:color="auto"/>
            </w:tcBorders>
            <w:vAlign w:val="center"/>
          </w:tcPr>
          <w:p w14:paraId="32632778"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NextEra Energy Transmission Southwest, LLC</w:t>
            </w:r>
          </w:p>
        </w:tc>
        <w:tc>
          <w:tcPr>
            <w:tcW w:w="1495" w:type="dxa"/>
            <w:tcBorders>
              <w:top w:val="single" w:sz="4" w:space="0" w:color="auto"/>
              <w:left w:val="single" w:sz="4" w:space="0" w:color="auto"/>
              <w:bottom w:val="single" w:sz="4" w:space="0" w:color="auto"/>
              <w:right w:val="single" w:sz="4" w:space="0" w:color="auto"/>
            </w:tcBorders>
          </w:tcPr>
          <w:p w14:paraId="20EDF12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w:t>
            </w:r>
          </w:p>
          <w:p w14:paraId="63490E6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Posted RRR File</w:t>
            </w:r>
          </w:p>
        </w:tc>
        <w:tc>
          <w:tcPr>
            <w:tcW w:w="1668" w:type="dxa"/>
            <w:tcBorders>
              <w:top w:val="single" w:sz="4" w:space="0" w:color="auto"/>
              <w:left w:val="single" w:sz="4" w:space="0" w:color="auto"/>
              <w:bottom w:val="single" w:sz="4" w:space="0" w:color="auto"/>
              <w:right w:val="single" w:sz="4" w:space="0" w:color="auto"/>
            </w:tcBorders>
          </w:tcPr>
          <w:p w14:paraId="04B9755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1584" w:type="dxa"/>
            <w:tcBorders>
              <w:top w:val="single" w:sz="4" w:space="0" w:color="auto"/>
              <w:left w:val="single" w:sz="4" w:space="0" w:color="auto"/>
              <w:bottom w:val="single" w:sz="4" w:space="0" w:color="auto"/>
              <w:right w:val="single" w:sz="4" w:space="0" w:color="auto"/>
            </w:tcBorders>
          </w:tcPr>
          <w:p w14:paraId="59D70C6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1405" w:type="dxa"/>
            <w:tcBorders>
              <w:top w:val="single" w:sz="4" w:space="0" w:color="auto"/>
              <w:left w:val="single" w:sz="4" w:space="0" w:color="auto"/>
              <w:bottom w:val="single" w:sz="4" w:space="0" w:color="auto"/>
              <w:right w:val="single" w:sz="4" w:space="0" w:color="auto"/>
            </w:tcBorders>
          </w:tcPr>
          <w:p w14:paraId="2A03B30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1230" w:type="dxa"/>
            <w:tcBorders>
              <w:top w:val="single" w:sz="4" w:space="0" w:color="auto"/>
              <w:left w:val="single" w:sz="4" w:space="0" w:color="auto"/>
              <w:bottom w:val="single" w:sz="4" w:space="0" w:color="auto"/>
              <w:right w:val="single" w:sz="4" w:space="0" w:color="auto"/>
            </w:tcBorders>
          </w:tcPr>
          <w:p w14:paraId="6AF88ED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617A6622"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D9AAB4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8</w:t>
            </w:r>
          </w:p>
        </w:tc>
        <w:tc>
          <w:tcPr>
            <w:tcW w:w="974" w:type="pct"/>
            <w:tcBorders>
              <w:top w:val="single" w:sz="4" w:space="0" w:color="auto"/>
              <w:left w:val="single" w:sz="4" w:space="0" w:color="auto"/>
              <w:bottom w:val="single" w:sz="4" w:space="0" w:color="auto"/>
              <w:right w:val="single" w:sz="4" w:space="0" w:color="auto"/>
            </w:tcBorders>
          </w:tcPr>
          <w:p w14:paraId="21A9735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Midwest Energy, Inc.</w:t>
            </w:r>
          </w:p>
        </w:tc>
        <w:tc>
          <w:tcPr>
            <w:tcW w:w="745" w:type="pct"/>
            <w:tcBorders>
              <w:top w:val="single" w:sz="4" w:space="0" w:color="auto"/>
              <w:left w:val="single" w:sz="4" w:space="0" w:color="auto"/>
              <w:bottom w:val="single" w:sz="4" w:space="0" w:color="auto"/>
              <w:right w:val="single" w:sz="4" w:space="0" w:color="auto"/>
            </w:tcBorders>
          </w:tcPr>
          <w:p w14:paraId="7CBAEBC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9F4385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19213B3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AE8906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36F7C15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9BFFF5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5B482C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690AE18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5D3E88C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FAD16B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9</w:t>
            </w:r>
          </w:p>
        </w:tc>
        <w:tc>
          <w:tcPr>
            <w:tcW w:w="974" w:type="pct"/>
            <w:tcBorders>
              <w:top w:val="single" w:sz="4" w:space="0" w:color="auto"/>
              <w:left w:val="single" w:sz="4" w:space="0" w:color="auto"/>
              <w:bottom w:val="single" w:sz="4" w:space="0" w:color="auto"/>
              <w:right w:val="single" w:sz="4" w:space="0" w:color="auto"/>
            </w:tcBorders>
          </w:tcPr>
          <w:p w14:paraId="1E4E628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Evergy Missouri West, Inc. (Total)</w:t>
            </w:r>
          </w:p>
        </w:tc>
        <w:tc>
          <w:tcPr>
            <w:tcW w:w="745" w:type="pct"/>
            <w:tcBorders>
              <w:top w:val="single" w:sz="4" w:space="0" w:color="auto"/>
              <w:left w:val="single" w:sz="4" w:space="0" w:color="auto"/>
              <w:bottom w:val="single" w:sz="4" w:space="0" w:color="auto"/>
              <w:right w:val="single" w:sz="4" w:space="0" w:color="auto"/>
            </w:tcBorders>
          </w:tcPr>
          <w:p w14:paraId="4027617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1D1D1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296267C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3F33C93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40BACB8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91EA24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7446C6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66FEEFB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C605510"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431249E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9a</w:t>
            </w:r>
          </w:p>
        </w:tc>
        <w:tc>
          <w:tcPr>
            <w:tcW w:w="974" w:type="pct"/>
            <w:tcBorders>
              <w:top w:val="single" w:sz="4" w:space="0" w:color="auto"/>
              <w:left w:val="single" w:sz="4" w:space="0" w:color="auto"/>
              <w:bottom w:val="single" w:sz="4" w:space="0" w:color="auto"/>
              <w:right w:val="single" w:sz="4" w:space="0" w:color="auto"/>
            </w:tcBorders>
            <w:vAlign w:val="center"/>
          </w:tcPr>
          <w:p w14:paraId="2FAB112B"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Evergy Missouri West, Inc.</w:t>
            </w:r>
          </w:p>
        </w:tc>
        <w:tc>
          <w:tcPr>
            <w:tcW w:w="745" w:type="pct"/>
            <w:tcBorders>
              <w:top w:val="single" w:sz="4" w:space="0" w:color="auto"/>
              <w:left w:val="single" w:sz="4" w:space="0" w:color="auto"/>
              <w:bottom w:val="single" w:sz="4" w:space="0" w:color="auto"/>
              <w:right w:val="single" w:sz="4" w:space="0" w:color="auto"/>
            </w:tcBorders>
          </w:tcPr>
          <w:p w14:paraId="50BE731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55121DA"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048C776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1BCD374F"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2ACF8E78"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779950F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FC4A0A6"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4553D6B2"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86E12F3"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56AC1DF4"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9b</w:t>
            </w:r>
          </w:p>
        </w:tc>
        <w:tc>
          <w:tcPr>
            <w:tcW w:w="974" w:type="pct"/>
            <w:tcBorders>
              <w:top w:val="single" w:sz="4" w:space="0" w:color="auto"/>
              <w:left w:val="single" w:sz="4" w:space="0" w:color="auto"/>
              <w:bottom w:val="single" w:sz="4" w:space="0" w:color="auto"/>
              <w:right w:val="single" w:sz="4" w:space="0" w:color="auto"/>
            </w:tcBorders>
            <w:vAlign w:val="center"/>
          </w:tcPr>
          <w:p w14:paraId="2405FCFF"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Transource Missouri, LLC</w:t>
            </w:r>
          </w:p>
        </w:tc>
        <w:tc>
          <w:tcPr>
            <w:tcW w:w="745" w:type="pct"/>
            <w:tcBorders>
              <w:top w:val="single" w:sz="4" w:space="0" w:color="auto"/>
              <w:left w:val="single" w:sz="4" w:space="0" w:color="auto"/>
              <w:bottom w:val="single" w:sz="4" w:space="0" w:color="auto"/>
              <w:right w:val="single" w:sz="4" w:space="0" w:color="auto"/>
            </w:tcBorders>
            <w:vAlign w:val="center"/>
          </w:tcPr>
          <w:p w14:paraId="14C796EF" w14:textId="77777777" w:rsidR="00BF5323" w:rsidRPr="00174718" w:rsidRDefault="00BF5323" w:rsidP="00FE7259">
            <w:pPr>
              <w:tabs>
                <w:tab w:val="clear" w:pos="2431"/>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47F60F90" w14:textId="77777777" w:rsidR="00BF5323" w:rsidRPr="00174718" w:rsidRDefault="00BF5323" w:rsidP="00FE7259">
            <w:pPr>
              <w:tabs>
                <w:tab w:val="clear" w:pos="2431"/>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45BFDEC1"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6CD16AFA"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3901E2FF"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50E5A926"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1D9C49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10</w:t>
            </w:r>
          </w:p>
        </w:tc>
        <w:tc>
          <w:tcPr>
            <w:tcW w:w="974" w:type="pct"/>
            <w:tcBorders>
              <w:top w:val="single" w:sz="4" w:space="0" w:color="auto"/>
              <w:left w:val="single" w:sz="4" w:space="0" w:color="auto"/>
              <w:bottom w:val="single" w:sz="4" w:space="0" w:color="auto"/>
              <w:right w:val="single" w:sz="4" w:space="0" w:color="auto"/>
            </w:tcBorders>
          </w:tcPr>
          <w:p w14:paraId="2A5816F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Southwestern Power Administration (Total)</w:t>
            </w:r>
          </w:p>
        </w:tc>
        <w:tc>
          <w:tcPr>
            <w:tcW w:w="745" w:type="pct"/>
            <w:tcBorders>
              <w:top w:val="single" w:sz="4" w:space="0" w:color="auto"/>
              <w:left w:val="single" w:sz="4" w:space="0" w:color="auto"/>
              <w:bottom w:val="single" w:sz="4" w:space="0" w:color="auto"/>
              <w:right w:val="single" w:sz="4" w:space="0" w:color="auto"/>
            </w:tcBorders>
            <w:vAlign w:val="center"/>
          </w:tcPr>
          <w:p w14:paraId="10770051" w14:textId="77777777" w:rsidR="00BF5323" w:rsidRPr="00174718" w:rsidRDefault="00BF5323" w:rsidP="00FE7259">
            <w:pPr>
              <w:tabs>
                <w:tab w:val="clear" w:pos="2431"/>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4053E86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E08CF5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63069DA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0FDB35A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7A56E8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508D1ED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CA5FAAB"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1596FEB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10a</w:t>
            </w:r>
          </w:p>
        </w:tc>
        <w:tc>
          <w:tcPr>
            <w:tcW w:w="974" w:type="pct"/>
            <w:tcBorders>
              <w:top w:val="single" w:sz="4" w:space="0" w:color="auto"/>
              <w:left w:val="single" w:sz="4" w:space="0" w:color="auto"/>
              <w:bottom w:val="single" w:sz="4" w:space="0" w:color="auto"/>
              <w:right w:val="single" w:sz="4" w:space="0" w:color="auto"/>
            </w:tcBorders>
            <w:vAlign w:val="center"/>
          </w:tcPr>
          <w:p w14:paraId="5CB7234C"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Southwestern Power Administration Zonal ATRR (Non-Federal Transmission Service ATRR)</w:t>
            </w:r>
          </w:p>
        </w:tc>
        <w:tc>
          <w:tcPr>
            <w:tcW w:w="745" w:type="pct"/>
            <w:tcBorders>
              <w:top w:val="single" w:sz="4" w:space="0" w:color="auto"/>
              <w:left w:val="single" w:sz="4" w:space="0" w:color="auto"/>
              <w:bottom w:val="single" w:sz="4" w:space="0" w:color="auto"/>
              <w:right w:val="single" w:sz="4" w:space="0" w:color="auto"/>
            </w:tcBorders>
          </w:tcPr>
          <w:p w14:paraId="78D212D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p w14:paraId="2E2ABCF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$15,533,800</w:t>
            </w:r>
          </w:p>
        </w:tc>
        <w:tc>
          <w:tcPr>
            <w:tcW w:w="831" w:type="pct"/>
            <w:tcBorders>
              <w:top w:val="single" w:sz="4" w:space="0" w:color="auto"/>
              <w:left w:val="single" w:sz="4" w:space="0" w:color="auto"/>
              <w:bottom w:val="single" w:sz="4" w:space="0" w:color="auto"/>
              <w:right w:val="single" w:sz="4" w:space="0" w:color="auto"/>
            </w:tcBorders>
          </w:tcPr>
          <w:p w14:paraId="389F51C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53110C2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500CB56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1297D37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599162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3CF4F69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E895469"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268E41D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10a(i)</w:t>
            </w:r>
          </w:p>
        </w:tc>
        <w:tc>
          <w:tcPr>
            <w:tcW w:w="974" w:type="pct"/>
            <w:tcBorders>
              <w:top w:val="single" w:sz="4" w:space="0" w:color="auto"/>
              <w:left w:val="single" w:sz="4" w:space="0" w:color="auto"/>
              <w:bottom w:val="single" w:sz="4" w:space="0" w:color="auto"/>
              <w:right w:val="single" w:sz="4" w:space="0" w:color="auto"/>
            </w:tcBorders>
            <w:vAlign w:val="center"/>
          </w:tcPr>
          <w:p w14:paraId="3A80DF80"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NITS ATRR</w:t>
            </w:r>
          </w:p>
        </w:tc>
        <w:tc>
          <w:tcPr>
            <w:tcW w:w="745" w:type="pct"/>
            <w:tcBorders>
              <w:top w:val="single" w:sz="4" w:space="0" w:color="auto"/>
              <w:left w:val="single" w:sz="4" w:space="0" w:color="auto"/>
              <w:bottom w:val="single" w:sz="4" w:space="0" w:color="auto"/>
              <w:right w:val="single" w:sz="4" w:space="0" w:color="auto"/>
            </w:tcBorders>
          </w:tcPr>
          <w:p w14:paraId="7D0AF7C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28D09C0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65FEB9C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782A873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1293685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C15723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1DCCA2A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E8183DD"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vAlign w:val="center"/>
          </w:tcPr>
          <w:p w14:paraId="05781544"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10b</w:t>
            </w:r>
          </w:p>
        </w:tc>
        <w:tc>
          <w:tcPr>
            <w:tcW w:w="974" w:type="pct"/>
            <w:tcBorders>
              <w:top w:val="single" w:sz="4" w:space="0" w:color="auto"/>
              <w:left w:val="single" w:sz="4" w:space="0" w:color="auto"/>
              <w:bottom w:val="single" w:sz="4" w:space="0" w:color="auto"/>
              <w:right w:val="single" w:sz="4" w:space="0" w:color="auto"/>
            </w:tcBorders>
            <w:vAlign w:val="center"/>
          </w:tcPr>
          <w:p w14:paraId="6AD4925D"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South Central MCN LLC</w:t>
            </w:r>
          </w:p>
        </w:tc>
        <w:tc>
          <w:tcPr>
            <w:tcW w:w="745" w:type="pct"/>
            <w:tcBorders>
              <w:top w:val="single" w:sz="4" w:space="0" w:color="auto"/>
              <w:left w:val="single" w:sz="4" w:space="0" w:color="auto"/>
              <w:bottom w:val="single" w:sz="4" w:space="0" w:color="auto"/>
              <w:right w:val="single" w:sz="4" w:space="0" w:color="auto"/>
            </w:tcBorders>
          </w:tcPr>
          <w:p w14:paraId="77FFF09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30BEE0E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25C6A90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14E4FD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445A126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E91126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9AC8BD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10c</w:t>
            </w:r>
          </w:p>
        </w:tc>
        <w:tc>
          <w:tcPr>
            <w:tcW w:w="974" w:type="pct"/>
            <w:tcBorders>
              <w:top w:val="single" w:sz="4" w:space="0" w:color="auto"/>
              <w:left w:val="single" w:sz="4" w:space="0" w:color="auto"/>
              <w:bottom w:val="single" w:sz="4" w:space="0" w:color="auto"/>
              <w:right w:val="single" w:sz="4" w:space="0" w:color="auto"/>
            </w:tcBorders>
            <w:vAlign w:val="center"/>
          </w:tcPr>
          <w:p w14:paraId="4B7D15FD"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Missouri Joint Municipal Electric Utility Commission</w:t>
            </w:r>
          </w:p>
        </w:tc>
        <w:tc>
          <w:tcPr>
            <w:tcW w:w="745" w:type="pct"/>
            <w:tcBorders>
              <w:top w:val="single" w:sz="4" w:space="0" w:color="auto"/>
              <w:left w:val="single" w:sz="4" w:space="0" w:color="auto"/>
              <w:bottom w:val="single" w:sz="4" w:space="0" w:color="auto"/>
              <w:right w:val="single" w:sz="4" w:space="0" w:color="auto"/>
            </w:tcBorders>
          </w:tcPr>
          <w:p w14:paraId="18C159D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4C9F3E4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142603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116475C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5605FB9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70E53A2"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E7C487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10d</w:t>
            </w:r>
          </w:p>
        </w:tc>
        <w:tc>
          <w:tcPr>
            <w:tcW w:w="974" w:type="pct"/>
            <w:tcBorders>
              <w:top w:val="single" w:sz="4" w:space="0" w:color="auto"/>
              <w:left w:val="single" w:sz="4" w:space="0" w:color="auto"/>
              <w:bottom w:val="single" w:sz="4" w:space="0" w:color="auto"/>
              <w:right w:val="single" w:sz="4" w:space="0" w:color="auto"/>
            </w:tcBorders>
            <w:vAlign w:val="center"/>
          </w:tcPr>
          <w:p w14:paraId="60F41262"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People’s Electric Cooperative</w:t>
            </w:r>
          </w:p>
        </w:tc>
        <w:tc>
          <w:tcPr>
            <w:tcW w:w="745" w:type="pct"/>
            <w:tcBorders>
              <w:top w:val="single" w:sz="4" w:space="0" w:color="auto"/>
              <w:left w:val="single" w:sz="4" w:space="0" w:color="auto"/>
              <w:bottom w:val="single" w:sz="4" w:space="0" w:color="auto"/>
              <w:right w:val="single" w:sz="4" w:space="0" w:color="auto"/>
            </w:tcBorders>
          </w:tcPr>
          <w:p w14:paraId="0E7212B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4943E90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4D4F1AB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6EBFC2C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4DA03B4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7C210CFC"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BAB1C9C"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11</w:t>
            </w:r>
          </w:p>
        </w:tc>
        <w:tc>
          <w:tcPr>
            <w:tcW w:w="974" w:type="pct"/>
            <w:tcBorders>
              <w:top w:val="single" w:sz="4" w:space="0" w:color="auto"/>
              <w:left w:val="single" w:sz="4" w:space="0" w:color="auto"/>
              <w:bottom w:val="single" w:sz="4" w:space="0" w:color="auto"/>
              <w:right w:val="single" w:sz="4" w:space="0" w:color="auto"/>
            </w:tcBorders>
          </w:tcPr>
          <w:p w14:paraId="0E754D5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Southwestern Public Service Company (Total)</w:t>
            </w:r>
          </w:p>
        </w:tc>
        <w:tc>
          <w:tcPr>
            <w:tcW w:w="745" w:type="pct"/>
            <w:tcBorders>
              <w:top w:val="single" w:sz="4" w:space="0" w:color="auto"/>
              <w:left w:val="single" w:sz="4" w:space="0" w:color="auto"/>
              <w:bottom w:val="single" w:sz="4" w:space="0" w:color="auto"/>
              <w:right w:val="single" w:sz="4" w:space="0" w:color="auto"/>
            </w:tcBorders>
          </w:tcPr>
          <w:p w14:paraId="4524ACB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B02C57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245E500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tcPr>
          <w:p w14:paraId="513108A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61263FB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1367472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1C020D7"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shd w:val="clear" w:color="auto" w:fill="auto"/>
          </w:tcPr>
          <w:p w14:paraId="1AFC28B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11a</w:t>
            </w:r>
          </w:p>
        </w:tc>
        <w:tc>
          <w:tcPr>
            <w:tcW w:w="974" w:type="pct"/>
            <w:tcBorders>
              <w:top w:val="single" w:sz="4" w:space="0" w:color="auto"/>
              <w:left w:val="single" w:sz="4" w:space="0" w:color="auto"/>
              <w:bottom w:val="single" w:sz="4" w:space="0" w:color="auto"/>
              <w:right w:val="single" w:sz="4" w:space="0" w:color="auto"/>
            </w:tcBorders>
            <w:shd w:val="clear" w:color="auto" w:fill="auto"/>
          </w:tcPr>
          <w:p w14:paraId="56B3CAFA"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Southwestern Public Service Company</w:t>
            </w:r>
          </w:p>
        </w:tc>
        <w:tc>
          <w:tcPr>
            <w:tcW w:w="745" w:type="pct"/>
            <w:tcBorders>
              <w:top w:val="single" w:sz="4" w:space="0" w:color="auto"/>
              <w:left w:val="single" w:sz="4" w:space="0" w:color="auto"/>
              <w:bottom w:val="single" w:sz="4" w:space="0" w:color="auto"/>
              <w:right w:val="single" w:sz="4" w:space="0" w:color="auto"/>
            </w:tcBorders>
            <w:shd w:val="clear" w:color="auto" w:fill="auto"/>
          </w:tcPr>
          <w:p w14:paraId="4A7EBD6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B33DC9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shd w:val="clear" w:color="auto" w:fill="auto"/>
          </w:tcPr>
          <w:p w14:paraId="0FA1BEE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shd w:val="clear" w:color="auto" w:fill="auto"/>
          </w:tcPr>
          <w:p w14:paraId="4B268DE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211E777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28D8D71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7F07609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shd w:val="clear" w:color="auto" w:fill="auto"/>
          </w:tcPr>
          <w:p w14:paraId="62B8944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11b</w:t>
            </w:r>
          </w:p>
        </w:tc>
        <w:tc>
          <w:tcPr>
            <w:tcW w:w="974" w:type="pct"/>
            <w:tcBorders>
              <w:top w:val="single" w:sz="4" w:space="0" w:color="auto"/>
              <w:left w:val="single" w:sz="4" w:space="0" w:color="auto"/>
              <w:bottom w:val="single" w:sz="4" w:space="0" w:color="auto"/>
              <w:right w:val="single" w:sz="4" w:space="0" w:color="auto"/>
            </w:tcBorders>
            <w:shd w:val="clear" w:color="auto" w:fill="auto"/>
          </w:tcPr>
          <w:p w14:paraId="5E1D15CC"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Reserved for Future Use</w:t>
            </w:r>
          </w:p>
        </w:tc>
        <w:tc>
          <w:tcPr>
            <w:tcW w:w="745" w:type="pct"/>
            <w:tcBorders>
              <w:top w:val="single" w:sz="4" w:space="0" w:color="auto"/>
              <w:left w:val="single" w:sz="4" w:space="0" w:color="auto"/>
              <w:bottom w:val="single" w:sz="4" w:space="0" w:color="auto"/>
              <w:right w:val="single" w:sz="4" w:space="0" w:color="auto"/>
            </w:tcBorders>
            <w:shd w:val="clear" w:color="auto" w:fill="auto"/>
          </w:tcPr>
          <w:p w14:paraId="1CDA212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shd w:val="clear" w:color="auto" w:fill="auto"/>
          </w:tcPr>
          <w:p w14:paraId="7737B50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shd w:val="clear" w:color="auto" w:fill="auto"/>
          </w:tcPr>
          <w:p w14:paraId="2F28CD2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4B52EB2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4714AB9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049E45D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shd w:val="clear" w:color="auto" w:fill="auto"/>
          </w:tcPr>
          <w:p w14:paraId="5911B5E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11c</w:t>
            </w:r>
          </w:p>
        </w:tc>
        <w:tc>
          <w:tcPr>
            <w:tcW w:w="974" w:type="pct"/>
            <w:tcBorders>
              <w:top w:val="single" w:sz="4" w:space="0" w:color="auto"/>
              <w:left w:val="single" w:sz="4" w:space="0" w:color="auto"/>
              <w:bottom w:val="single" w:sz="4" w:space="0" w:color="auto"/>
              <w:right w:val="single" w:sz="4" w:space="0" w:color="auto"/>
            </w:tcBorders>
            <w:shd w:val="clear" w:color="auto" w:fill="auto"/>
          </w:tcPr>
          <w:p w14:paraId="177B72F3"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Lea County Electric Cooperative, Inc.</w:t>
            </w:r>
          </w:p>
        </w:tc>
        <w:tc>
          <w:tcPr>
            <w:tcW w:w="745" w:type="pct"/>
            <w:tcBorders>
              <w:top w:val="single" w:sz="4" w:space="0" w:color="auto"/>
              <w:left w:val="single" w:sz="4" w:space="0" w:color="auto"/>
              <w:bottom w:val="single" w:sz="4" w:space="0" w:color="auto"/>
              <w:right w:val="single" w:sz="4" w:space="0" w:color="auto"/>
            </w:tcBorders>
            <w:shd w:val="clear" w:color="auto" w:fill="auto"/>
          </w:tcPr>
          <w:p w14:paraId="75F5919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sz w:val="24"/>
                <w:szCs w:val="24"/>
              </w:rPr>
            </w:pPr>
            <w:r w:rsidRPr="00174718">
              <w:rPr>
                <w:rFonts w:ascii="Times New Roman" w:eastAsia="Times New Roman" w:hAnsi="Times New Roman" w:cs="Times New Roman"/>
                <w:i/>
                <w:sz w:val="20"/>
                <w:szCs w:val="20"/>
              </w:rPr>
              <w:t>See Att. H tab, posted RRR File</w:t>
            </w:r>
          </w:p>
          <w:p w14:paraId="68DE57D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shd w:val="clear" w:color="auto" w:fill="auto"/>
          </w:tcPr>
          <w:p w14:paraId="34DCD02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shd w:val="clear" w:color="auto" w:fill="auto"/>
          </w:tcPr>
          <w:p w14:paraId="162A94C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shd w:val="clear" w:color="auto" w:fill="auto"/>
          </w:tcPr>
          <w:p w14:paraId="7A9B697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372AEBA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596694F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6EA5ED0"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12</w:t>
            </w:r>
          </w:p>
        </w:tc>
        <w:tc>
          <w:tcPr>
            <w:tcW w:w="974" w:type="pct"/>
            <w:tcBorders>
              <w:top w:val="single" w:sz="4" w:space="0" w:color="auto"/>
              <w:left w:val="single" w:sz="4" w:space="0" w:color="auto"/>
              <w:bottom w:val="single" w:sz="4" w:space="0" w:color="auto"/>
              <w:right w:val="single" w:sz="4" w:space="0" w:color="auto"/>
            </w:tcBorders>
          </w:tcPr>
          <w:p w14:paraId="2844284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Sunflower Electric Power Corporation (Total)</w:t>
            </w:r>
          </w:p>
        </w:tc>
        <w:tc>
          <w:tcPr>
            <w:tcW w:w="745" w:type="pct"/>
            <w:tcBorders>
              <w:top w:val="single" w:sz="4" w:space="0" w:color="auto"/>
              <w:left w:val="single" w:sz="4" w:space="0" w:color="auto"/>
              <w:bottom w:val="single" w:sz="4" w:space="0" w:color="auto"/>
              <w:right w:val="single" w:sz="4" w:space="0" w:color="auto"/>
            </w:tcBorders>
          </w:tcPr>
          <w:p w14:paraId="59C9258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14B14C5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70CA641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1F6ED94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7A92CD5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CDD4EA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012090F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A9CB20D"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F6DD93E"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   12a</w:t>
            </w:r>
          </w:p>
        </w:tc>
        <w:tc>
          <w:tcPr>
            <w:tcW w:w="974" w:type="pct"/>
            <w:tcBorders>
              <w:top w:val="single" w:sz="4" w:space="0" w:color="auto"/>
              <w:left w:val="single" w:sz="4" w:space="0" w:color="auto"/>
              <w:bottom w:val="single" w:sz="4" w:space="0" w:color="auto"/>
              <w:right w:val="single" w:sz="4" w:space="0" w:color="auto"/>
            </w:tcBorders>
          </w:tcPr>
          <w:p w14:paraId="4433FB16"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Sunflower Electric Power Corporation</w:t>
            </w:r>
          </w:p>
        </w:tc>
        <w:tc>
          <w:tcPr>
            <w:tcW w:w="745" w:type="pct"/>
            <w:tcBorders>
              <w:top w:val="single" w:sz="4" w:space="0" w:color="auto"/>
              <w:left w:val="single" w:sz="4" w:space="0" w:color="auto"/>
              <w:bottom w:val="single" w:sz="4" w:space="0" w:color="auto"/>
              <w:right w:val="single" w:sz="4" w:space="0" w:color="auto"/>
            </w:tcBorders>
          </w:tcPr>
          <w:p w14:paraId="1934537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773836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7583F71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62AAA81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48001F1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47B5F59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3E7C3BE"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86755A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   12b</w:t>
            </w:r>
          </w:p>
        </w:tc>
        <w:tc>
          <w:tcPr>
            <w:tcW w:w="974" w:type="pct"/>
            <w:tcBorders>
              <w:top w:val="single" w:sz="4" w:space="0" w:color="auto"/>
              <w:left w:val="single" w:sz="4" w:space="0" w:color="auto"/>
              <w:bottom w:val="single" w:sz="4" w:space="0" w:color="auto"/>
              <w:right w:val="single" w:sz="4" w:space="0" w:color="auto"/>
            </w:tcBorders>
          </w:tcPr>
          <w:p w14:paraId="0F4E5CC3"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ITC Great Plains, LLC</w:t>
            </w:r>
          </w:p>
        </w:tc>
        <w:tc>
          <w:tcPr>
            <w:tcW w:w="745" w:type="pct"/>
            <w:tcBorders>
              <w:top w:val="single" w:sz="4" w:space="0" w:color="auto"/>
              <w:left w:val="single" w:sz="4" w:space="0" w:color="auto"/>
              <w:bottom w:val="single" w:sz="4" w:space="0" w:color="auto"/>
              <w:right w:val="single" w:sz="4" w:space="0" w:color="auto"/>
            </w:tcBorders>
          </w:tcPr>
          <w:p w14:paraId="4C495DE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5A5836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29AEB74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2EB9BC6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267D188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2821CDF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67A30D49"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D4D1448"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   12c</w:t>
            </w:r>
          </w:p>
        </w:tc>
        <w:tc>
          <w:tcPr>
            <w:tcW w:w="974" w:type="pct"/>
            <w:tcBorders>
              <w:top w:val="single" w:sz="4" w:space="0" w:color="auto"/>
              <w:left w:val="single" w:sz="4" w:space="0" w:color="auto"/>
              <w:bottom w:val="single" w:sz="4" w:space="0" w:color="auto"/>
              <w:right w:val="single" w:sz="4" w:space="0" w:color="auto"/>
            </w:tcBorders>
          </w:tcPr>
          <w:p w14:paraId="710FFA33"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Prairie Wind Transmission, LLC</w:t>
            </w:r>
          </w:p>
        </w:tc>
        <w:tc>
          <w:tcPr>
            <w:tcW w:w="745" w:type="pct"/>
            <w:tcBorders>
              <w:top w:val="single" w:sz="4" w:space="0" w:color="auto"/>
              <w:left w:val="single" w:sz="4" w:space="0" w:color="auto"/>
              <w:bottom w:val="single" w:sz="4" w:space="0" w:color="auto"/>
              <w:right w:val="single" w:sz="4" w:space="0" w:color="auto"/>
            </w:tcBorders>
          </w:tcPr>
          <w:p w14:paraId="0CFE73E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8B07A9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455BFCB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74FB276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6224D28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39AE1D3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43CC20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541889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13</w:t>
            </w:r>
          </w:p>
        </w:tc>
        <w:tc>
          <w:tcPr>
            <w:tcW w:w="974" w:type="pct"/>
            <w:tcBorders>
              <w:top w:val="single" w:sz="4" w:space="0" w:color="auto"/>
              <w:left w:val="single" w:sz="4" w:space="0" w:color="auto"/>
              <w:bottom w:val="single" w:sz="4" w:space="0" w:color="auto"/>
              <w:right w:val="single" w:sz="4" w:space="0" w:color="auto"/>
            </w:tcBorders>
          </w:tcPr>
          <w:p w14:paraId="6E22690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Western Farmers Electric Cooperative </w:t>
            </w:r>
          </w:p>
          <w:p w14:paraId="3924907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(Total)</w:t>
            </w:r>
          </w:p>
        </w:tc>
        <w:tc>
          <w:tcPr>
            <w:tcW w:w="745" w:type="pct"/>
            <w:tcBorders>
              <w:top w:val="single" w:sz="4" w:space="0" w:color="auto"/>
              <w:left w:val="single" w:sz="4" w:space="0" w:color="auto"/>
              <w:bottom w:val="single" w:sz="4" w:space="0" w:color="auto"/>
              <w:right w:val="single" w:sz="4" w:space="0" w:color="auto"/>
            </w:tcBorders>
          </w:tcPr>
          <w:p w14:paraId="4AC69AA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4028548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tcPr>
          <w:p w14:paraId="663ED68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13B8773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p w14:paraId="26C377F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33DD1A0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302BA3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69EC82E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13a</w:t>
            </w:r>
          </w:p>
        </w:tc>
        <w:tc>
          <w:tcPr>
            <w:tcW w:w="974" w:type="pct"/>
            <w:tcBorders>
              <w:top w:val="single" w:sz="4" w:space="0" w:color="auto"/>
              <w:left w:val="single" w:sz="4" w:space="0" w:color="auto"/>
              <w:bottom w:val="single" w:sz="4" w:space="0" w:color="auto"/>
              <w:right w:val="single" w:sz="4" w:space="0" w:color="auto"/>
            </w:tcBorders>
          </w:tcPr>
          <w:p w14:paraId="316785A8" w14:textId="77777777" w:rsidR="00BF5323" w:rsidRPr="00174718" w:rsidRDefault="00BF5323" w:rsidP="00FE7259">
            <w:pPr>
              <w:tabs>
                <w:tab w:val="clear" w:pos="2431"/>
                <w:tab w:val="right" w:pos="720"/>
                <w:tab w:val="left" w:pos="1440"/>
                <w:tab w:val="right" w:leader="dot" w:pos="9360"/>
              </w:tabs>
              <w:spacing w:after="0"/>
              <w:ind w:left="453"/>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Western Farmers Electric</w:t>
            </w:r>
          </w:p>
          <w:p w14:paraId="6B7F436A" w14:textId="77777777" w:rsidR="00BF5323" w:rsidRPr="00174718" w:rsidRDefault="00BF5323" w:rsidP="00FE7259">
            <w:pPr>
              <w:tabs>
                <w:tab w:val="clear" w:pos="2431"/>
                <w:tab w:val="right" w:pos="720"/>
                <w:tab w:val="left" w:pos="1440"/>
                <w:tab w:val="right" w:leader="dot" w:pos="9360"/>
              </w:tabs>
              <w:spacing w:after="0"/>
              <w:ind w:left="453"/>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Cooperative</w:t>
            </w:r>
          </w:p>
        </w:tc>
        <w:tc>
          <w:tcPr>
            <w:tcW w:w="745" w:type="pct"/>
            <w:tcBorders>
              <w:top w:val="single" w:sz="4" w:space="0" w:color="auto"/>
              <w:left w:val="single" w:sz="4" w:space="0" w:color="auto"/>
              <w:bottom w:val="single" w:sz="4" w:space="0" w:color="auto"/>
              <w:right w:val="single" w:sz="4" w:space="0" w:color="auto"/>
            </w:tcBorders>
          </w:tcPr>
          <w:p w14:paraId="0C4A1AF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11FA41E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48BE837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4FC682E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0D99093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9076F36"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AAF0E9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13b</w:t>
            </w:r>
          </w:p>
        </w:tc>
        <w:tc>
          <w:tcPr>
            <w:tcW w:w="974" w:type="pct"/>
            <w:tcBorders>
              <w:top w:val="single" w:sz="4" w:space="0" w:color="auto"/>
              <w:left w:val="single" w:sz="4" w:space="0" w:color="auto"/>
              <w:bottom w:val="single" w:sz="4" w:space="0" w:color="auto"/>
              <w:right w:val="single" w:sz="4" w:space="0" w:color="auto"/>
            </w:tcBorders>
          </w:tcPr>
          <w:p w14:paraId="08CFE105" w14:textId="77777777" w:rsidR="00BF5323" w:rsidRPr="00174718" w:rsidRDefault="00BF5323" w:rsidP="00FE7259">
            <w:pPr>
              <w:tabs>
                <w:tab w:val="clear" w:pos="2431"/>
                <w:tab w:val="right" w:pos="720"/>
                <w:tab w:val="left" w:pos="1440"/>
                <w:tab w:val="right" w:leader="dot" w:pos="9360"/>
              </w:tabs>
              <w:spacing w:after="0"/>
              <w:ind w:left="453"/>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People’s Electric Cooperative</w:t>
            </w:r>
          </w:p>
        </w:tc>
        <w:tc>
          <w:tcPr>
            <w:tcW w:w="745" w:type="pct"/>
            <w:tcBorders>
              <w:top w:val="single" w:sz="4" w:space="0" w:color="auto"/>
              <w:left w:val="single" w:sz="4" w:space="0" w:color="auto"/>
              <w:bottom w:val="single" w:sz="4" w:space="0" w:color="auto"/>
              <w:right w:val="single" w:sz="4" w:space="0" w:color="auto"/>
            </w:tcBorders>
          </w:tcPr>
          <w:p w14:paraId="29F843B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3449FD6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158BF87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35C6E99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2AFBCD8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93E8512"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D421793"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14</w:t>
            </w:r>
          </w:p>
        </w:tc>
        <w:tc>
          <w:tcPr>
            <w:tcW w:w="974" w:type="pct"/>
            <w:tcBorders>
              <w:top w:val="single" w:sz="4" w:space="0" w:color="auto"/>
              <w:left w:val="single" w:sz="4" w:space="0" w:color="auto"/>
              <w:bottom w:val="single" w:sz="4" w:space="0" w:color="auto"/>
              <w:right w:val="single" w:sz="4" w:space="0" w:color="auto"/>
            </w:tcBorders>
          </w:tcPr>
          <w:p w14:paraId="7B8F3BA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Evergy Kansas Central, Inc. (Evergy Kansas South, Inc. and Evergy Kansas Central, Inc.) (Total)</w:t>
            </w:r>
          </w:p>
        </w:tc>
        <w:tc>
          <w:tcPr>
            <w:tcW w:w="745" w:type="pct"/>
            <w:tcBorders>
              <w:top w:val="single" w:sz="4" w:space="0" w:color="auto"/>
              <w:left w:val="single" w:sz="4" w:space="0" w:color="auto"/>
              <w:bottom w:val="single" w:sz="4" w:space="0" w:color="auto"/>
              <w:right w:val="single" w:sz="4" w:space="0" w:color="auto"/>
            </w:tcBorders>
          </w:tcPr>
          <w:p w14:paraId="40EFE93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ED3509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p w14:paraId="1BC716E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3FC7882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789" w:type="pct"/>
            <w:tcBorders>
              <w:top w:val="single" w:sz="4" w:space="0" w:color="auto"/>
              <w:left w:val="single" w:sz="4" w:space="0" w:color="auto"/>
              <w:bottom w:val="single" w:sz="4" w:space="0" w:color="auto"/>
              <w:right w:val="single" w:sz="4" w:space="0" w:color="auto"/>
            </w:tcBorders>
          </w:tcPr>
          <w:p w14:paraId="64BECB8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0693F7C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5965EE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24C4495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5D6C5EFF"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0E83BDB0"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   14a</w:t>
            </w:r>
          </w:p>
        </w:tc>
        <w:tc>
          <w:tcPr>
            <w:tcW w:w="974" w:type="pct"/>
            <w:tcBorders>
              <w:top w:val="single" w:sz="4" w:space="0" w:color="auto"/>
              <w:left w:val="single" w:sz="4" w:space="0" w:color="auto"/>
              <w:bottom w:val="single" w:sz="4" w:space="0" w:color="auto"/>
              <w:right w:val="single" w:sz="4" w:space="0" w:color="auto"/>
            </w:tcBorders>
          </w:tcPr>
          <w:p w14:paraId="6F10BA9D"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Evergy Kansas Central, Inc. (Evergy Kansas South, Inc. and Evergy Kansas Central, Inc.)</w:t>
            </w:r>
          </w:p>
        </w:tc>
        <w:tc>
          <w:tcPr>
            <w:tcW w:w="745" w:type="pct"/>
            <w:tcBorders>
              <w:top w:val="single" w:sz="4" w:space="0" w:color="auto"/>
              <w:left w:val="single" w:sz="4" w:space="0" w:color="auto"/>
              <w:bottom w:val="single" w:sz="4" w:space="0" w:color="auto"/>
              <w:right w:val="single" w:sz="4" w:space="0" w:color="auto"/>
            </w:tcBorders>
          </w:tcPr>
          <w:p w14:paraId="6FD4034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38ED0E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08EFF4A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78884A0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1F8CFFA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7F3989E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768D84DD"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185550C"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   14b</w:t>
            </w:r>
          </w:p>
        </w:tc>
        <w:tc>
          <w:tcPr>
            <w:tcW w:w="974" w:type="pct"/>
            <w:tcBorders>
              <w:top w:val="single" w:sz="4" w:space="0" w:color="auto"/>
              <w:left w:val="single" w:sz="4" w:space="0" w:color="auto"/>
              <w:bottom w:val="single" w:sz="4" w:space="0" w:color="auto"/>
              <w:right w:val="single" w:sz="4" w:space="0" w:color="auto"/>
            </w:tcBorders>
          </w:tcPr>
          <w:p w14:paraId="131C833B"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Prairie Wind Transmission, LLC.</w:t>
            </w:r>
          </w:p>
        </w:tc>
        <w:tc>
          <w:tcPr>
            <w:tcW w:w="745" w:type="pct"/>
            <w:tcBorders>
              <w:top w:val="single" w:sz="4" w:space="0" w:color="auto"/>
              <w:left w:val="single" w:sz="4" w:space="0" w:color="auto"/>
              <w:bottom w:val="single" w:sz="4" w:space="0" w:color="auto"/>
              <w:right w:val="single" w:sz="4" w:space="0" w:color="auto"/>
            </w:tcBorders>
          </w:tcPr>
          <w:p w14:paraId="47E3280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0846EB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23981CD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1D979DD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C8F990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0BEF4DE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AF2C9D6"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E2F179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0"/>
                <w:szCs w:val="20"/>
              </w:rPr>
            </w:pP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0"/>
                <w:szCs w:val="20"/>
              </w:rPr>
              <w:t>14c</w:t>
            </w:r>
          </w:p>
        </w:tc>
        <w:tc>
          <w:tcPr>
            <w:tcW w:w="974" w:type="pct"/>
            <w:tcBorders>
              <w:top w:val="single" w:sz="4" w:space="0" w:color="auto"/>
              <w:left w:val="single" w:sz="4" w:space="0" w:color="auto"/>
              <w:bottom w:val="single" w:sz="4" w:space="0" w:color="auto"/>
              <w:right w:val="single" w:sz="4" w:space="0" w:color="auto"/>
            </w:tcBorders>
          </w:tcPr>
          <w:p w14:paraId="5FA88E5C"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Kansas Power Pool</w:t>
            </w:r>
          </w:p>
        </w:tc>
        <w:tc>
          <w:tcPr>
            <w:tcW w:w="745" w:type="pct"/>
            <w:tcBorders>
              <w:top w:val="single" w:sz="4" w:space="0" w:color="auto"/>
              <w:left w:val="single" w:sz="4" w:space="0" w:color="auto"/>
              <w:bottom w:val="single" w:sz="4" w:space="0" w:color="auto"/>
              <w:right w:val="single" w:sz="4" w:space="0" w:color="auto"/>
            </w:tcBorders>
          </w:tcPr>
          <w:p w14:paraId="606A5A7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B1CF7B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5158370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40447BB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E4BB3D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593FF39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0570943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40B9A5B3"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F35F7F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0"/>
                <w:szCs w:val="20"/>
              </w:rPr>
              <w:t>14d</w:t>
            </w:r>
          </w:p>
        </w:tc>
        <w:tc>
          <w:tcPr>
            <w:tcW w:w="974" w:type="pct"/>
            <w:tcBorders>
              <w:top w:val="single" w:sz="4" w:space="0" w:color="auto"/>
              <w:left w:val="single" w:sz="4" w:space="0" w:color="auto"/>
              <w:bottom w:val="single" w:sz="4" w:space="0" w:color="auto"/>
              <w:right w:val="single" w:sz="4" w:space="0" w:color="auto"/>
            </w:tcBorders>
          </w:tcPr>
          <w:p w14:paraId="3477E900" w14:textId="77777777" w:rsidR="00BF5323" w:rsidRPr="00174718" w:rsidRDefault="00BF5323" w:rsidP="00FE7259">
            <w:pPr>
              <w:tabs>
                <w:tab w:val="clear" w:pos="2431"/>
                <w:tab w:val="right" w:pos="720"/>
                <w:tab w:val="left" w:pos="1440"/>
                <w:tab w:val="right" w:leader="dot" w:pos="9360"/>
              </w:tabs>
              <w:spacing w:after="0"/>
              <w:ind w:left="448"/>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South Central MCN LLC</w:t>
            </w:r>
          </w:p>
        </w:tc>
        <w:tc>
          <w:tcPr>
            <w:tcW w:w="745" w:type="pct"/>
            <w:tcBorders>
              <w:top w:val="single" w:sz="4" w:space="0" w:color="auto"/>
              <w:left w:val="single" w:sz="4" w:space="0" w:color="auto"/>
              <w:bottom w:val="single" w:sz="4" w:space="0" w:color="auto"/>
              <w:right w:val="single" w:sz="4" w:space="0" w:color="auto"/>
            </w:tcBorders>
          </w:tcPr>
          <w:p w14:paraId="7732660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3815A9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747CF4F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 xml:space="preserve">See Att. H tab, posted RRR File </w:t>
            </w:r>
          </w:p>
        </w:tc>
        <w:tc>
          <w:tcPr>
            <w:tcW w:w="789" w:type="pct"/>
            <w:tcBorders>
              <w:top w:val="single" w:sz="4" w:space="0" w:color="auto"/>
              <w:left w:val="single" w:sz="4" w:space="0" w:color="auto"/>
              <w:bottom w:val="single" w:sz="4" w:space="0" w:color="auto"/>
              <w:right w:val="single" w:sz="4" w:space="0" w:color="auto"/>
            </w:tcBorders>
          </w:tcPr>
          <w:p w14:paraId="78CDDA8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C46502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007CD40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4FDF332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F046311" w14:textId="77777777" w:rsidTr="00FE7259">
        <w:tblPrEx>
          <w:tblBorders>
            <w:top w:val="nil"/>
            <w:left w:val="nil"/>
            <w:bottom w:val="nil"/>
            <w:right w:val="nil"/>
            <w:insideH w:val="nil"/>
            <w:insideV w:val="nil"/>
          </w:tblBorders>
        </w:tblPrEx>
        <w:trPr>
          <w:cantSplit/>
          <w:trHeight w:val="300"/>
        </w:trPr>
        <w:tc>
          <w:tcPr>
            <w:tcW w:w="699" w:type="dxa"/>
            <w:tcBorders>
              <w:top w:val="single" w:sz="4" w:space="0" w:color="auto"/>
              <w:left w:val="single" w:sz="4" w:space="0" w:color="auto"/>
              <w:bottom w:val="single" w:sz="4" w:space="0" w:color="auto"/>
              <w:right w:val="single" w:sz="4" w:space="0" w:color="auto"/>
            </w:tcBorders>
          </w:tcPr>
          <w:p w14:paraId="2D169D1E" w14:textId="77777777" w:rsidR="00BF5323" w:rsidRPr="00174718" w:rsidRDefault="00BF5323" w:rsidP="00FE7259">
            <w:pPr>
              <w:tabs>
                <w:tab w:val="clear" w:pos="2431"/>
              </w:tabs>
              <w:spacing w:after="0"/>
              <w:jc w:val="both"/>
              <w:rPr>
                <w:rFonts w:ascii="Times New Roman" w:eastAsia="Times New Roman" w:hAnsi="Times New Roman" w:cs="Times New Roman"/>
                <w:i/>
                <w:iCs/>
                <w:sz w:val="24"/>
                <w:szCs w:val="20"/>
              </w:rPr>
            </w:pPr>
            <w:r w:rsidRPr="00174718">
              <w:rPr>
                <w:rFonts w:ascii="Times New Roman" w:eastAsia="Times New Roman" w:hAnsi="Times New Roman" w:cs="Times New Roman"/>
                <w:i/>
                <w:iCs/>
                <w:sz w:val="20"/>
                <w:szCs w:val="20"/>
              </w:rPr>
              <w:lastRenderedPageBreak/>
              <w:t>14e</w:t>
            </w:r>
          </w:p>
        </w:tc>
        <w:tc>
          <w:tcPr>
            <w:tcW w:w="1955" w:type="dxa"/>
            <w:tcBorders>
              <w:top w:val="single" w:sz="4" w:space="0" w:color="auto"/>
              <w:left w:val="single" w:sz="4" w:space="0" w:color="auto"/>
              <w:bottom w:val="single" w:sz="4" w:space="0" w:color="auto"/>
              <w:right w:val="single" w:sz="4" w:space="0" w:color="auto"/>
            </w:tcBorders>
          </w:tcPr>
          <w:p w14:paraId="5796609D"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NextEra Energy Transmission Southwest, LLC</w:t>
            </w:r>
          </w:p>
        </w:tc>
        <w:tc>
          <w:tcPr>
            <w:tcW w:w="1495" w:type="dxa"/>
            <w:tcBorders>
              <w:top w:val="single" w:sz="4" w:space="0" w:color="auto"/>
              <w:left w:val="single" w:sz="4" w:space="0" w:color="auto"/>
              <w:bottom w:val="single" w:sz="4" w:space="0" w:color="auto"/>
              <w:right w:val="single" w:sz="4" w:space="0" w:color="auto"/>
            </w:tcBorders>
          </w:tcPr>
          <w:p w14:paraId="3F05434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See Att. H tab,</w:t>
            </w:r>
          </w:p>
          <w:p w14:paraId="47F29EE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Posted RRR File</w:t>
            </w:r>
          </w:p>
        </w:tc>
        <w:tc>
          <w:tcPr>
            <w:tcW w:w="1668" w:type="dxa"/>
            <w:tcBorders>
              <w:top w:val="single" w:sz="4" w:space="0" w:color="auto"/>
              <w:left w:val="single" w:sz="4" w:space="0" w:color="auto"/>
              <w:bottom w:val="single" w:sz="4" w:space="0" w:color="auto"/>
              <w:right w:val="single" w:sz="4" w:space="0" w:color="auto"/>
            </w:tcBorders>
          </w:tcPr>
          <w:p w14:paraId="41C7194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See Att. H tab, posted RRR File</w:t>
            </w:r>
          </w:p>
        </w:tc>
        <w:tc>
          <w:tcPr>
            <w:tcW w:w="1584" w:type="dxa"/>
            <w:tcBorders>
              <w:top w:val="single" w:sz="4" w:space="0" w:color="auto"/>
              <w:left w:val="single" w:sz="4" w:space="0" w:color="auto"/>
              <w:bottom w:val="single" w:sz="4" w:space="0" w:color="auto"/>
              <w:right w:val="single" w:sz="4" w:space="0" w:color="auto"/>
            </w:tcBorders>
          </w:tcPr>
          <w:p w14:paraId="0E20867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See Att. H tab, posted RRR File</w:t>
            </w:r>
          </w:p>
        </w:tc>
        <w:tc>
          <w:tcPr>
            <w:tcW w:w="1405" w:type="dxa"/>
            <w:tcBorders>
              <w:top w:val="single" w:sz="4" w:space="0" w:color="auto"/>
              <w:left w:val="single" w:sz="4" w:space="0" w:color="auto"/>
              <w:bottom w:val="single" w:sz="4" w:space="0" w:color="auto"/>
              <w:right w:val="single" w:sz="4" w:space="0" w:color="auto"/>
            </w:tcBorders>
          </w:tcPr>
          <w:p w14:paraId="10D3516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See Att. H tab, posted RRR File</w:t>
            </w:r>
          </w:p>
        </w:tc>
        <w:tc>
          <w:tcPr>
            <w:tcW w:w="1230" w:type="dxa"/>
            <w:tcBorders>
              <w:top w:val="single" w:sz="4" w:space="0" w:color="auto"/>
              <w:left w:val="single" w:sz="4" w:space="0" w:color="auto"/>
              <w:bottom w:val="single" w:sz="4" w:space="0" w:color="auto"/>
              <w:right w:val="single" w:sz="4" w:space="0" w:color="auto"/>
            </w:tcBorders>
          </w:tcPr>
          <w:p w14:paraId="15E5E16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i/>
                <w:iCs/>
                <w:sz w:val="20"/>
                <w:szCs w:val="20"/>
              </w:rPr>
            </w:pPr>
            <w:r w:rsidRPr="00174718">
              <w:rPr>
                <w:rFonts w:ascii="Times New Roman" w:eastAsia="Times New Roman" w:hAnsi="Times New Roman" w:cs="Times New Roman"/>
                <w:i/>
                <w:iCs/>
                <w:sz w:val="20"/>
                <w:szCs w:val="20"/>
              </w:rPr>
              <w:t>See Att. H tab, posted RRR File</w:t>
            </w:r>
          </w:p>
        </w:tc>
      </w:tr>
      <w:tr w:rsidR="00BF5323" w:rsidRPr="00174718" w14:paraId="22125043"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6593D5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15</w:t>
            </w:r>
          </w:p>
        </w:tc>
        <w:tc>
          <w:tcPr>
            <w:tcW w:w="974" w:type="pct"/>
            <w:tcBorders>
              <w:top w:val="single" w:sz="4" w:space="0" w:color="auto"/>
              <w:left w:val="single" w:sz="4" w:space="0" w:color="auto"/>
              <w:bottom w:val="single" w:sz="4" w:space="0" w:color="auto"/>
              <w:right w:val="single" w:sz="4" w:space="0" w:color="auto"/>
            </w:tcBorders>
          </w:tcPr>
          <w:p w14:paraId="38924AD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Reserved for Future Use</w:t>
            </w:r>
          </w:p>
        </w:tc>
        <w:tc>
          <w:tcPr>
            <w:tcW w:w="745" w:type="pct"/>
            <w:tcBorders>
              <w:top w:val="single" w:sz="4" w:space="0" w:color="auto"/>
              <w:left w:val="single" w:sz="4" w:space="0" w:color="auto"/>
              <w:bottom w:val="single" w:sz="4" w:space="0" w:color="auto"/>
              <w:right w:val="single" w:sz="4" w:space="0" w:color="auto"/>
            </w:tcBorders>
          </w:tcPr>
          <w:p w14:paraId="5F4D914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3DCAA6E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2271FDE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0A25744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59EADC4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6D4939FB"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339DEF7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16</w:t>
            </w:r>
          </w:p>
        </w:tc>
        <w:tc>
          <w:tcPr>
            <w:tcW w:w="974" w:type="pct"/>
            <w:tcBorders>
              <w:top w:val="single" w:sz="4" w:space="0" w:color="auto"/>
              <w:left w:val="single" w:sz="4" w:space="0" w:color="auto"/>
              <w:bottom w:val="single" w:sz="4" w:space="0" w:color="auto"/>
              <w:right w:val="single" w:sz="4" w:space="0" w:color="auto"/>
            </w:tcBorders>
          </w:tcPr>
          <w:p w14:paraId="4CF8428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Lincoln Electric System</w:t>
            </w:r>
          </w:p>
        </w:tc>
        <w:tc>
          <w:tcPr>
            <w:tcW w:w="745" w:type="pct"/>
            <w:tcBorders>
              <w:top w:val="single" w:sz="4" w:space="0" w:color="auto"/>
              <w:left w:val="single" w:sz="4" w:space="0" w:color="auto"/>
              <w:bottom w:val="single" w:sz="4" w:space="0" w:color="auto"/>
              <w:right w:val="single" w:sz="4" w:space="0" w:color="auto"/>
            </w:tcBorders>
          </w:tcPr>
          <w:p w14:paraId="6B1D2BE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c>
          <w:tcPr>
            <w:tcW w:w="831" w:type="pct"/>
            <w:tcBorders>
              <w:top w:val="single" w:sz="4" w:space="0" w:color="auto"/>
              <w:left w:val="single" w:sz="4" w:space="0" w:color="auto"/>
              <w:bottom w:val="single" w:sz="4" w:space="0" w:color="auto"/>
              <w:right w:val="single" w:sz="4" w:space="0" w:color="auto"/>
            </w:tcBorders>
          </w:tcPr>
          <w:p w14:paraId="592933B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CB22A1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7A05345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34B660E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3B0294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282D4F5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97B039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D4244AD"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17</w:t>
            </w:r>
          </w:p>
        </w:tc>
        <w:tc>
          <w:tcPr>
            <w:tcW w:w="974" w:type="pct"/>
            <w:tcBorders>
              <w:top w:val="single" w:sz="4" w:space="0" w:color="auto"/>
              <w:left w:val="single" w:sz="4" w:space="0" w:color="auto"/>
              <w:bottom w:val="single" w:sz="4" w:space="0" w:color="auto"/>
              <w:right w:val="single" w:sz="4" w:space="0" w:color="auto"/>
            </w:tcBorders>
          </w:tcPr>
          <w:p w14:paraId="6251694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Nebraska Public Power District (Total)</w:t>
            </w:r>
          </w:p>
        </w:tc>
        <w:tc>
          <w:tcPr>
            <w:tcW w:w="745" w:type="pct"/>
            <w:tcBorders>
              <w:top w:val="single" w:sz="4" w:space="0" w:color="auto"/>
              <w:left w:val="single" w:sz="4" w:space="0" w:color="auto"/>
              <w:bottom w:val="single" w:sz="4" w:space="0" w:color="auto"/>
              <w:right w:val="single" w:sz="4" w:space="0" w:color="auto"/>
            </w:tcBorders>
          </w:tcPr>
          <w:p w14:paraId="6841A19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8E1DA6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4B8571F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9731AC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2FD727A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C18DF9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1146D7B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5CD2C0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0B1E6E5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7C51507"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6F45ED2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17a</w:t>
            </w:r>
          </w:p>
        </w:tc>
        <w:tc>
          <w:tcPr>
            <w:tcW w:w="974" w:type="pct"/>
            <w:tcBorders>
              <w:top w:val="single" w:sz="4" w:space="0" w:color="auto"/>
              <w:left w:val="single" w:sz="4" w:space="0" w:color="auto"/>
              <w:bottom w:val="single" w:sz="4" w:space="0" w:color="auto"/>
              <w:right w:val="single" w:sz="4" w:space="0" w:color="auto"/>
            </w:tcBorders>
          </w:tcPr>
          <w:p w14:paraId="68A8ED6D"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Nebraska Public Power District</w:t>
            </w:r>
          </w:p>
        </w:tc>
        <w:tc>
          <w:tcPr>
            <w:tcW w:w="745" w:type="pct"/>
            <w:tcBorders>
              <w:top w:val="single" w:sz="4" w:space="0" w:color="auto"/>
              <w:left w:val="single" w:sz="4" w:space="0" w:color="auto"/>
              <w:bottom w:val="single" w:sz="4" w:space="0" w:color="auto"/>
              <w:right w:val="single" w:sz="4" w:space="0" w:color="auto"/>
            </w:tcBorders>
          </w:tcPr>
          <w:p w14:paraId="33A9683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050F8B8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40687E7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03C7FBC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2A1236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7EF8047"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EC45CA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17b</w:t>
            </w:r>
          </w:p>
        </w:tc>
        <w:tc>
          <w:tcPr>
            <w:tcW w:w="974" w:type="pct"/>
            <w:tcBorders>
              <w:top w:val="single" w:sz="4" w:space="0" w:color="auto"/>
              <w:left w:val="single" w:sz="4" w:space="0" w:color="auto"/>
              <w:bottom w:val="single" w:sz="4" w:space="0" w:color="auto"/>
              <w:right w:val="single" w:sz="4" w:space="0" w:color="auto"/>
            </w:tcBorders>
          </w:tcPr>
          <w:p w14:paraId="4E2415FD"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Central Nebraska Public Power and Irrigation District</w:t>
            </w:r>
          </w:p>
        </w:tc>
        <w:tc>
          <w:tcPr>
            <w:tcW w:w="745" w:type="pct"/>
            <w:tcBorders>
              <w:top w:val="single" w:sz="4" w:space="0" w:color="auto"/>
              <w:left w:val="single" w:sz="4" w:space="0" w:color="auto"/>
              <w:bottom w:val="single" w:sz="4" w:space="0" w:color="auto"/>
              <w:right w:val="single" w:sz="4" w:space="0" w:color="auto"/>
            </w:tcBorders>
          </w:tcPr>
          <w:p w14:paraId="596C6D2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$327,891</w:t>
            </w:r>
          </w:p>
        </w:tc>
        <w:tc>
          <w:tcPr>
            <w:tcW w:w="831" w:type="pct"/>
            <w:tcBorders>
              <w:top w:val="single" w:sz="4" w:space="0" w:color="auto"/>
              <w:left w:val="single" w:sz="4" w:space="0" w:color="auto"/>
              <w:bottom w:val="single" w:sz="4" w:space="0" w:color="auto"/>
              <w:right w:val="single" w:sz="4" w:space="0" w:color="auto"/>
            </w:tcBorders>
          </w:tcPr>
          <w:p w14:paraId="2FA3DCF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3C5FBB6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3FA44A0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1CBA08C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65BBD63" w14:textId="77777777" w:rsidTr="00FE7259">
        <w:tblPrEx>
          <w:tblBorders>
            <w:top w:val="nil"/>
            <w:left w:val="nil"/>
            <w:bottom w:val="nil"/>
            <w:right w:val="nil"/>
            <w:insideH w:val="nil"/>
            <w:insideV w:val="nil"/>
          </w:tblBorders>
        </w:tblPrEx>
        <w:trPr>
          <w:cantSplit/>
          <w:trHeight w:val="800"/>
        </w:trPr>
        <w:tc>
          <w:tcPr>
            <w:tcW w:w="348" w:type="pct"/>
            <w:tcBorders>
              <w:top w:val="single" w:sz="4" w:space="0" w:color="auto"/>
              <w:left w:val="single" w:sz="4" w:space="0" w:color="auto"/>
              <w:bottom w:val="single" w:sz="4" w:space="0" w:color="auto"/>
              <w:right w:val="single" w:sz="4" w:space="0" w:color="auto"/>
            </w:tcBorders>
          </w:tcPr>
          <w:p w14:paraId="2A18F04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17c</w:t>
            </w:r>
          </w:p>
        </w:tc>
        <w:tc>
          <w:tcPr>
            <w:tcW w:w="974" w:type="pct"/>
            <w:tcBorders>
              <w:top w:val="single" w:sz="4" w:space="0" w:color="auto"/>
              <w:left w:val="single" w:sz="4" w:space="0" w:color="auto"/>
              <w:bottom w:val="single" w:sz="4" w:space="0" w:color="auto"/>
              <w:right w:val="single" w:sz="4" w:space="0" w:color="auto"/>
            </w:tcBorders>
          </w:tcPr>
          <w:p w14:paraId="19C7588C"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Tri-State G&amp;T Association</w:t>
            </w:r>
          </w:p>
        </w:tc>
        <w:tc>
          <w:tcPr>
            <w:tcW w:w="745" w:type="pct"/>
            <w:tcBorders>
              <w:top w:val="single" w:sz="4" w:space="0" w:color="auto"/>
              <w:left w:val="single" w:sz="4" w:space="0" w:color="auto"/>
              <w:bottom w:val="single" w:sz="4" w:space="0" w:color="auto"/>
              <w:right w:val="single" w:sz="4" w:space="0" w:color="auto"/>
            </w:tcBorders>
          </w:tcPr>
          <w:p w14:paraId="0F9CAA8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0846FBA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89" w:type="pct"/>
            <w:tcBorders>
              <w:top w:val="single" w:sz="4" w:space="0" w:color="auto"/>
              <w:left w:val="single" w:sz="4" w:space="0" w:color="auto"/>
              <w:bottom w:val="single" w:sz="4" w:space="0" w:color="auto"/>
              <w:right w:val="single" w:sz="4" w:space="0" w:color="auto"/>
            </w:tcBorders>
          </w:tcPr>
          <w:p w14:paraId="2631CE4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700" w:type="pct"/>
            <w:tcBorders>
              <w:top w:val="single" w:sz="4" w:space="0" w:color="auto"/>
              <w:left w:val="single" w:sz="4" w:space="0" w:color="auto"/>
              <w:bottom w:val="single" w:sz="4" w:space="0" w:color="auto"/>
              <w:right w:val="single" w:sz="4" w:space="0" w:color="auto"/>
            </w:tcBorders>
          </w:tcPr>
          <w:p w14:paraId="5FC336A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613" w:type="pct"/>
            <w:tcBorders>
              <w:top w:val="single" w:sz="4" w:space="0" w:color="auto"/>
              <w:left w:val="single" w:sz="4" w:space="0" w:color="auto"/>
              <w:bottom w:val="single" w:sz="4" w:space="0" w:color="auto"/>
              <w:right w:val="single" w:sz="4" w:space="0" w:color="auto"/>
            </w:tcBorders>
          </w:tcPr>
          <w:p w14:paraId="5F13D19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387B2F2"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87D2F4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18</w:t>
            </w:r>
          </w:p>
        </w:tc>
        <w:tc>
          <w:tcPr>
            <w:tcW w:w="974" w:type="pct"/>
            <w:tcBorders>
              <w:top w:val="single" w:sz="4" w:space="0" w:color="auto"/>
              <w:left w:val="single" w:sz="4" w:space="0" w:color="auto"/>
              <w:bottom w:val="single" w:sz="4" w:space="0" w:color="auto"/>
              <w:right w:val="single" w:sz="4" w:space="0" w:color="auto"/>
            </w:tcBorders>
          </w:tcPr>
          <w:p w14:paraId="558C302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Omaha Public Power District</w:t>
            </w:r>
          </w:p>
        </w:tc>
        <w:tc>
          <w:tcPr>
            <w:tcW w:w="745" w:type="pct"/>
            <w:tcBorders>
              <w:top w:val="single" w:sz="4" w:space="0" w:color="auto"/>
              <w:left w:val="single" w:sz="4" w:space="0" w:color="auto"/>
              <w:bottom w:val="single" w:sz="4" w:space="0" w:color="auto"/>
              <w:right w:val="single" w:sz="4" w:space="0" w:color="auto"/>
            </w:tcBorders>
          </w:tcPr>
          <w:p w14:paraId="7E20352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4A5574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46129E9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35B694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74E3129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64C714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7DA3D0B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08B07B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40B3246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0A9587D0"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7E8C49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19</w:t>
            </w:r>
          </w:p>
        </w:tc>
        <w:tc>
          <w:tcPr>
            <w:tcW w:w="974" w:type="pct"/>
            <w:tcBorders>
              <w:top w:val="single" w:sz="4" w:space="0" w:color="auto"/>
              <w:left w:val="single" w:sz="4" w:space="0" w:color="auto"/>
              <w:bottom w:val="single" w:sz="4" w:space="0" w:color="auto"/>
              <w:right w:val="single" w:sz="4" w:space="0" w:color="auto"/>
            </w:tcBorders>
          </w:tcPr>
          <w:p w14:paraId="37CB4E3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Upper Missouri Zone – Total</w:t>
            </w:r>
          </w:p>
        </w:tc>
        <w:tc>
          <w:tcPr>
            <w:tcW w:w="745" w:type="pct"/>
            <w:tcBorders>
              <w:top w:val="single" w:sz="4" w:space="0" w:color="auto"/>
              <w:left w:val="single" w:sz="4" w:space="0" w:color="auto"/>
              <w:bottom w:val="single" w:sz="4" w:space="0" w:color="auto"/>
              <w:right w:val="single" w:sz="4" w:space="0" w:color="auto"/>
            </w:tcBorders>
          </w:tcPr>
          <w:p w14:paraId="0D84810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c>
          <w:tcPr>
            <w:tcW w:w="831" w:type="pct"/>
            <w:tcBorders>
              <w:top w:val="single" w:sz="4" w:space="0" w:color="auto"/>
              <w:left w:val="single" w:sz="4" w:space="0" w:color="auto"/>
              <w:bottom w:val="single" w:sz="4" w:space="0" w:color="auto"/>
              <w:right w:val="single" w:sz="4" w:space="0" w:color="auto"/>
            </w:tcBorders>
          </w:tcPr>
          <w:p w14:paraId="2F55C1D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7FAB4C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37F5A49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5B8D39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7E9AC07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1D6894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6E5DEA0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3E7B19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26A1D973"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587FDB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19a</w:t>
            </w:r>
          </w:p>
        </w:tc>
        <w:tc>
          <w:tcPr>
            <w:tcW w:w="974" w:type="pct"/>
            <w:tcBorders>
              <w:top w:val="single" w:sz="4" w:space="0" w:color="auto"/>
              <w:left w:val="single" w:sz="4" w:space="0" w:color="auto"/>
              <w:bottom w:val="single" w:sz="4" w:space="0" w:color="auto"/>
              <w:right w:val="single" w:sz="4" w:space="0" w:color="auto"/>
            </w:tcBorders>
          </w:tcPr>
          <w:p w14:paraId="6D1E514A"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Western-UGP</w:t>
            </w:r>
          </w:p>
        </w:tc>
        <w:tc>
          <w:tcPr>
            <w:tcW w:w="745" w:type="pct"/>
            <w:tcBorders>
              <w:top w:val="single" w:sz="4" w:space="0" w:color="auto"/>
              <w:left w:val="single" w:sz="4" w:space="0" w:color="auto"/>
              <w:bottom w:val="single" w:sz="4" w:space="0" w:color="auto"/>
              <w:right w:val="single" w:sz="4" w:space="0" w:color="auto"/>
            </w:tcBorders>
          </w:tcPr>
          <w:p w14:paraId="3F2179F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251032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78F1A8E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9E9B4A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45C482D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EDC954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0F5875F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FB2CAD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191C7DD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5144B8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6FEDD18D"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A1FEA2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19b</w:t>
            </w:r>
          </w:p>
        </w:tc>
        <w:tc>
          <w:tcPr>
            <w:tcW w:w="974" w:type="pct"/>
            <w:tcBorders>
              <w:top w:val="single" w:sz="4" w:space="0" w:color="auto"/>
              <w:left w:val="single" w:sz="4" w:space="0" w:color="auto"/>
              <w:bottom w:val="single" w:sz="4" w:space="0" w:color="auto"/>
              <w:right w:val="single" w:sz="4" w:space="0" w:color="auto"/>
            </w:tcBorders>
          </w:tcPr>
          <w:p w14:paraId="256741D9"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Basin Electric Power Cooperative</w:t>
            </w:r>
          </w:p>
        </w:tc>
        <w:tc>
          <w:tcPr>
            <w:tcW w:w="745" w:type="pct"/>
            <w:tcBorders>
              <w:top w:val="single" w:sz="4" w:space="0" w:color="auto"/>
              <w:left w:val="single" w:sz="4" w:space="0" w:color="auto"/>
              <w:bottom w:val="single" w:sz="4" w:space="0" w:color="auto"/>
              <w:right w:val="single" w:sz="4" w:space="0" w:color="auto"/>
            </w:tcBorders>
          </w:tcPr>
          <w:p w14:paraId="0555ED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C885F7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26C35F7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0329FD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212AD0C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29720D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7AD33F0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524E8F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440A80A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1F7867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445AC176"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18CFE0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19c</w:t>
            </w:r>
          </w:p>
        </w:tc>
        <w:tc>
          <w:tcPr>
            <w:tcW w:w="974" w:type="pct"/>
            <w:tcBorders>
              <w:top w:val="single" w:sz="4" w:space="0" w:color="auto"/>
              <w:left w:val="single" w:sz="4" w:space="0" w:color="auto"/>
              <w:bottom w:val="single" w:sz="4" w:space="0" w:color="auto"/>
              <w:right w:val="single" w:sz="4" w:space="0" w:color="auto"/>
            </w:tcBorders>
          </w:tcPr>
          <w:p w14:paraId="68F9B997"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Heartland Consumers       Power District</w:t>
            </w:r>
          </w:p>
        </w:tc>
        <w:tc>
          <w:tcPr>
            <w:tcW w:w="745" w:type="pct"/>
            <w:tcBorders>
              <w:top w:val="single" w:sz="4" w:space="0" w:color="auto"/>
              <w:left w:val="single" w:sz="4" w:space="0" w:color="auto"/>
              <w:bottom w:val="single" w:sz="4" w:space="0" w:color="auto"/>
              <w:right w:val="single" w:sz="4" w:space="0" w:color="auto"/>
            </w:tcBorders>
          </w:tcPr>
          <w:p w14:paraId="4F51C36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EC20F5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45D2B2E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F251F6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0E329F1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70D113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5B59394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8F62BC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66FA883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447DFA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02A68B7C"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68BC9884"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19d</w:t>
            </w:r>
          </w:p>
        </w:tc>
        <w:tc>
          <w:tcPr>
            <w:tcW w:w="974" w:type="pct"/>
            <w:tcBorders>
              <w:top w:val="single" w:sz="4" w:space="0" w:color="auto"/>
              <w:left w:val="single" w:sz="4" w:space="0" w:color="auto"/>
              <w:bottom w:val="single" w:sz="4" w:space="0" w:color="auto"/>
              <w:right w:val="single" w:sz="4" w:space="0" w:color="auto"/>
            </w:tcBorders>
          </w:tcPr>
          <w:p w14:paraId="2633F930"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Missouri River Energy Services</w:t>
            </w:r>
          </w:p>
          <w:p w14:paraId="32EB7C3B"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(Total)</w:t>
            </w:r>
          </w:p>
        </w:tc>
        <w:tc>
          <w:tcPr>
            <w:tcW w:w="745" w:type="pct"/>
            <w:tcBorders>
              <w:top w:val="single" w:sz="4" w:space="0" w:color="auto"/>
              <w:left w:val="single" w:sz="4" w:space="0" w:color="auto"/>
              <w:bottom w:val="single" w:sz="4" w:space="0" w:color="auto"/>
              <w:right w:val="single" w:sz="4" w:space="0" w:color="auto"/>
            </w:tcBorders>
          </w:tcPr>
          <w:p w14:paraId="0F09BC7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38F598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2D6A4A0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1A72BB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6545BDC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F8EB6D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6109226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678DFF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5635FDA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05186A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3B3512B0"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A41C22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57C13AA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(i)</w:t>
            </w:r>
          </w:p>
        </w:tc>
        <w:tc>
          <w:tcPr>
            <w:tcW w:w="974" w:type="pct"/>
            <w:tcBorders>
              <w:top w:val="single" w:sz="4" w:space="0" w:color="auto"/>
              <w:left w:val="single" w:sz="4" w:space="0" w:color="auto"/>
              <w:bottom w:val="single" w:sz="4" w:space="0" w:color="auto"/>
              <w:right w:val="single" w:sz="4" w:space="0" w:color="auto"/>
            </w:tcBorders>
          </w:tcPr>
          <w:p w14:paraId="2AF471F6"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Missouri River Energy Services</w:t>
            </w:r>
          </w:p>
        </w:tc>
        <w:tc>
          <w:tcPr>
            <w:tcW w:w="745" w:type="pct"/>
            <w:tcBorders>
              <w:top w:val="single" w:sz="4" w:space="0" w:color="auto"/>
              <w:left w:val="single" w:sz="4" w:space="0" w:color="auto"/>
              <w:bottom w:val="single" w:sz="4" w:space="0" w:color="auto"/>
              <w:right w:val="single" w:sz="4" w:space="0" w:color="auto"/>
            </w:tcBorders>
          </w:tcPr>
          <w:p w14:paraId="7EC4BAE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5C4386F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259D713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240C5F3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09AE52F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7FB2BE1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0732DD0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555642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77F0F30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71A7535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6ECB497B"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E1ABAE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lastRenderedPageBreak/>
              <w:t>19d</w:t>
            </w:r>
          </w:p>
          <w:p w14:paraId="62824A3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(ii)</w:t>
            </w:r>
          </w:p>
        </w:tc>
        <w:tc>
          <w:tcPr>
            <w:tcW w:w="974" w:type="pct"/>
            <w:tcBorders>
              <w:top w:val="single" w:sz="4" w:space="0" w:color="auto"/>
              <w:left w:val="single" w:sz="4" w:space="0" w:color="auto"/>
              <w:bottom w:val="single" w:sz="4" w:space="0" w:color="auto"/>
              <w:right w:val="single" w:sz="4" w:space="0" w:color="auto"/>
            </w:tcBorders>
          </w:tcPr>
          <w:p w14:paraId="3B666006"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Moorhead Public Service</w:t>
            </w:r>
          </w:p>
        </w:tc>
        <w:tc>
          <w:tcPr>
            <w:tcW w:w="745" w:type="pct"/>
            <w:tcBorders>
              <w:top w:val="single" w:sz="4" w:space="0" w:color="auto"/>
              <w:left w:val="single" w:sz="4" w:space="0" w:color="auto"/>
              <w:bottom w:val="single" w:sz="4" w:space="0" w:color="auto"/>
              <w:right w:val="single" w:sz="4" w:space="0" w:color="auto"/>
            </w:tcBorders>
          </w:tcPr>
          <w:p w14:paraId="617E8E8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F2FEF9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7D08814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A54447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1DD2F0E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06FC04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1A313EA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6E3CC5E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2C82500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1E45975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1198E466"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07CED6F8"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25198F2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(iii)</w:t>
            </w:r>
          </w:p>
        </w:tc>
        <w:tc>
          <w:tcPr>
            <w:tcW w:w="974" w:type="pct"/>
            <w:tcBorders>
              <w:top w:val="single" w:sz="4" w:space="0" w:color="auto"/>
              <w:left w:val="single" w:sz="4" w:space="0" w:color="auto"/>
              <w:bottom w:val="single" w:sz="4" w:space="0" w:color="auto"/>
              <w:right w:val="single" w:sz="4" w:space="0" w:color="auto"/>
            </w:tcBorders>
          </w:tcPr>
          <w:p w14:paraId="6094D72D"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Orange City Municipal Utilities</w:t>
            </w:r>
          </w:p>
        </w:tc>
        <w:tc>
          <w:tcPr>
            <w:tcW w:w="745" w:type="pct"/>
            <w:tcBorders>
              <w:top w:val="single" w:sz="4" w:space="0" w:color="auto"/>
              <w:left w:val="single" w:sz="4" w:space="0" w:color="auto"/>
              <w:bottom w:val="single" w:sz="4" w:space="0" w:color="auto"/>
              <w:right w:val="single" w:sz="4" w:space="0" w:color="auto"/>
            </w:tcBorders>
          </w:tcPr>
          <w:p w14:paraId="490FD2A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7F1153C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56C867A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613CD0C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75221FB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3928470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593A191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24E11B4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6AE0A57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739DB2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655278E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317EDB3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6AADD09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(iv)</w:t>
            </w:r>
          </w:p>
        </w:tc>
        <w:tc>
          <w:tcPr>
            <w:tcW w:w="974" w:type="pct"/>
            <w:tcBorders>
              <w:top w:val="single" w:sz="4" w:space="0" w:color="auto"/>
              <w:left w:val="single" w:sz="4" w:space="0" w:color="auto"/>
              <w:bottom w:val="single" w:sz="4" w:space="0" w:color="auto"/>
              <w:right w:val="single" w:sz="4" w:space="0" w:color="auto"/>
            </w:tcBorders>
          </w:tcPr>
          <w:p w14:paraId="2927D606"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City of Pierre, South Dakota</w:t>
            </w:r>
          </w:p>
        </w:tc>
        <w:tc>
          <w:tcPr>
            <w:tcW w:w="745" w:type="pct"/>
            <w:tcBorders>
              <w:top w:val="single" w:sz="4" w:space="0" w:color="auto"/>
              <w:left w:val="single" w:sz="4" w:space="0" w:color="auto"/>
              <w:bottom w:val="single" w:sz="4" w:space="0" w:color="auto"/>
              <w:right w:val="single" w:sz="4" w:space="0" w:color="auto"/>
            </w:tcBorders>
          </w:tcPr>
          <w:p w14:paraId="784A5B4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579B937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067642B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1E8FB5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61FFAC5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2883A77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5DBBE4C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C45A09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662F381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3C88C09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61EB552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7F58B1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11E5C248"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(v)</w:t>
            </w:r>
          </w:p>
        </w:tc>
        <w:tc>
          <w:tcPr>
            <w:tcW w:w="974" w:type="pct"/>
            <w:tcBorders>
              <w:top w:val="single" w:sz="4" w:space="0" w:color="auto"/>
              <w:left w:val="single" w:sz="4" w:space="0" w:color="auto"/>
              <w:bottom w:val="single" w:sz="4" w:space="0" w:color="auto"/>
              <w:right w:val="single" w:sz="4" w:space="0" w:color="auto"/>
            </w:tcBorders>
          </w:tcPr>
          <w:p w14:paraId="365AFE3A"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City of Sioux Center, Iowa</w:t>
            </w:r>
          </w:p>
        </w:tc>
        <w:tc>
          <w:tcPr>
            <w:tcW w:w="745" w:type="pct"/>
            <w:tcBorders>
              <w:top w:val="single" w:sz="4" w:space="0" w:color="auto"/>
              <w:left w:val="single" w:sz="4" w:space="0" w:color="auto"/>
              <w:bottom w:val="single" w:sz="4" w:space="0" w:color="auto"/>
              <w:right w:val="single" w:sz="4" w:space="0" w:color="auto"/>
            </w:tcBorders>
          </w:tcPr>
          <w:p w14:paraId="5BD7C82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025FB7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4C2C339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56C4B06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52B13C2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745CCBD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270457F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6CAE567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77373F7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1D8A690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561066F6"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C2EBAC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47C0E0B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(vi)</w:t>
            </w:r>
          </w:p>
        </w:tc>
        <w:tc>
          <w:tcPr>
            <w:tcW w:w="974" w:type="pct"/>
            <w:tcBorders>
              <w:top w:val="single" w:sz="4" w:space="0" w:color="auto"/>
              <w:left w:val="single" w:sz="4" w:space="0" w:color="auto"/>
              <w:bottom w:val="single" w:sz="4" w:space="0" w:color="auto"/>
              <w:right w:val="single" w:sz="4" w:space="0" w:color="auto"/>
            </w:tcBorders>
          </w:tcPr>
          <w:p w14:paraId="4D7A1763"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Watertown Municipal Utility Department</w:t>
            </w:r>
          </w:p>
        </w:tc>
        <w:tc>
          <w:tcPr>
            <w:tcW w:w="745" w:type="pct"/>
            <w:tcBorders>
              <w:top w:val="single" w:sz="4" w:space="0" w:color="auto"/>
              <w:left w:val="single" w:sz="4" w:space="0" w:color="auto"/>
              <w:bottom w:val="single" w:sz="4" w:space="0" w:color="auto"/>
              <w:right w:val="single" w:sz="4" w:space="0" w:color="auto"/>
            </w:tcBorders>
          </w:tcPr>
          <w:p w14:paraId="5FE0064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305EDA4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41E84D2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7E5957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0DA388B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55C18F5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7DA46D1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27FA1AE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40E7841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CC3FEB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05368AAD"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E4ABE1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246B403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(vii)</w:t>
            </w:r>
          </w:p>
        </w:tc>
        <w:tc>
          <w:tcPr>
            <w:tcW w:w="974" w:type="pct"/>
            <w:tcBorders>
              <w:top w:val="single" w:sz="4" w:space="0" w:color="auto"/>
              <w:left w:val="single" w:sz="4" w:space="0" w:color="auto"/>
              <w:bottom w:val="single" w:sz="4" w:space="0" w:color="auto"/>
              <w:right w:val="single" w:sz="4" w:space="0" w:color="auto"/>
            </w:tcBorders>
          </w:tcPr>
          <w:p w14:paraId="418B38E0"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Denison Municipal Utilities</w:t>
            </w:r>
          </w:p>
        </w:tc>
        <w:tc>
          <w:tcPr>
            <w:tcW w:w="745" w:type="pct"/>
            <w:tcBorders>
              <w:top w:val="single" w:sz="4" w:space="0" w:color="auto"/>
              <w:left w:val="single" w:sz="4" w:space="0" w:color="auto"/>
              <w:bottom w:val="single" w:sz="4" w:space="0" w:color="auto"/>
              <w:right w:val="single" w:sz="4" w:space="0" w:color="auto"/>
            </w:tcBorders>
          </w:tcPr>
          <w:p w14:paraId="1511BA6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6427B5E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627A9EF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15310BC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159C8A1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31693BF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2D2E366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60E974F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773A05D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8000E7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227C9F2B"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872B3D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19d</w:t>
            </w:r>
          </w:p>
          <w:p w14:paraId="036AF4C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(viii)</w:t>
            </w:r>
          </w:p>
        </w:tc>
        <w:tc>
          <w:tcPr>
            <w:tcW w:w="974" w:type="pct"/>
            <w:tcBorders>
              <w:top w:val="single" w:sz="4" w:space="0" w:color="auto"/>
              <w:left w:val="single" w:sz="4" w:space="0" w:color="auto"/>
              <w:bottom w:val="single" w:sz="4" w:space="0" w:color="auto"/>
              <w:right w:val="single" w:sz="4" w:space="0" w:color="auto"/>
            </w:tcBorders>
          </w:tcPr>
          <w:p w14:paraId="393D9225"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Vermillion Light &amp; Power</w:t>
            </w:r>
          </w:p>
        </w:tc>
        <w:tc>
          <w:tcPr>
            <w:tcW w:w="745" w:type="pct"/>
            <w:tcBorders>
              <w:top w:val="single" w:sz="4" w:space="0" w:color="auto"/>
              <w:left w:val="single" w:sz="4" w:space="0" w:color="auto"/>
              <w:bottom w:val="single" w:sz="4" w:space="0" w:color="auto"/>
              <w:right w:val="single" w:sz="4" w:space="0" w:color="auto"/>
            </w:tcBorders>
          </w:tcPr>
          <w:p w14:paraId="0A1C681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7ED1FB3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831" w:type="pct"/>
            <w:tcBorders>
              <w:top w:val="single" w:sz="4" w:space="0" w:color="auto"/>
              <w:left w:val="single" w:sz="4" w:space="0" w:color="auto"/>
              <w:bottom w:val="single" w:sz="4" w:space="0" w:color="auto"/>
              <w:right w:val="single" w:sz="4" w:space="0" w:color="auto"/>
            </w:tcBorders>
          </w:tcPr>
          <w:p w14:paraId="58A05EE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1B65949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89" w:type="pct"/>
            <w:tcBorders>
              <w:top w:val="single" w:sz="4" w:space="0" w:color="auto"/>
              <w:left w:val="single" w:sz="4" w:space="0" w:color="auto"/>
              <w:bottom w:val="single" w:sz="4" w:space="0" w:color="auto"/>
              <w:right w:val="single" w:sz="4" w:space="0" w:color="auto"/>
            </w:tcBorders>
          </w:tcPr>
          <w:p w14:paraId="23033CE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E452D8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700" w:type="pct"/>
            <w:tcBorders>
              <w:top w:val="single" w:sz="4" w:space="0" w:color="auto"/>
              <w:left w:val="single" w:sz="4" w:space="0" w:color="auto"/>
              <w:bottom w:val="single" w:sz="4" w:space="0" w:color="auto"/>
              <w:right w:val="single" w:sz="4" w:space="0" w:color="auto"/>
            </w:tcBorders>
          </w:tcPr>
          <w:p w14:paraId="4EF0A7A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015C851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c>
          <w:tcPr>
            <w:tcW w:w="613" w:type="pct"/>
            <w:tcBorders>
              <w:top w:val="single" w:sz="4" w:space="0" w:color="auto"/>
              <w:left w:val="single" w:sz="4" w:space="0" w:color="auto"/>
              <w:bottom w:val="single" w:sz="4" w:space="0" w:color="auto"/>
              <w:right w:val="single" w:sz="4" w:space="0" w:color="auto"/>
            </w:tcBorders>
          </w:tcPr>
          <w:p w14:paraId="5569970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r w:rsidRPr="00174718">
              <w:rPr>
                <w:rFonts w:ascii="Times New Roman" w:eastAsia="Times New Roman" w:hAnsi="Times New Roman" w:cs="Times New Roman"/>
                <w:sz w:val="18"/>
                <w:szCs w:val="18"/>
              </w:rPr>
              <w:t>See Att. H tab, posted RRR File</w:t>
            </w:r>
          </w:p>
          <w:p w14:paraId="4ED37D5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18"/>
                <w:szCs w:val="18"/>
              </w:rPr>
            </w:pPr>
          </w:p>
        </w:tc>
      </w:tr>
      <w:tr w:rsidR="00BF5323" w:rsidRPr="00174718" w14:paraId="13049718"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21F2F45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19e</w:t>
            </w:r>
          </w:p>
        </w:tc>
        <w:tc>
          <w:tcPr>
            <w:tcW w:w="974" w:type="pct"/>
            <w:tcBorders>
              <w:top w:val="single" w:sz="4" w:space="0" w:color="auto"/>
              <w:left w:val="single" w:sz="4" w:space="0" w:color="auto"/>
              <w:bottom w:val="single" w:sz="4" w:space="0" w:color="auto"/>
              <w:right w:val="single" w:sz="4" w:space="0" w:color="auto"/>
            </w:tcBorders>
          </w:tcPr>
          <w:p w14:paraId="009363AE"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East River Electric Power Cooperative, Inc.</w:t>
            </w:r>
          </w:p>
        </w:tc>
        <w:tc>
          <w:tcPr>
            <w:tcW w:w="745" w:type="pct"/>
            <w:tcBorders>
              <w:top w:val="single" w:sz="4" w:space="0" w:color="auto"/>
              <w:left w:val="single" w:sz="4" w:space="0" w:color="auto"/>
              <w:bottom w:val="single" w:sz="4" w:space="0" w:color="auto"/>
              <w:right w:val="single" w:sz="4" w:space="0" w:color="auto"/>
            </w:tcBorders>
          </w:tcPr>
          <w:p w14:paraId="3163A9A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7715D2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330F06C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283060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578A6A2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416EB1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2E46203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34F64E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27DEDA3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B666A3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58555FEE"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32253D8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19f</w:t>
            </w:r>
          </w:p>
        </w:tc>
        <w:tc>
          <w:tcPr>
            <w:tcW w:w="974" w:type="pct"/>
            <w:tcBorders>
              <w:top w:val="single" w:sz="4" w:space="0" w:color="auto"/>
              <w:left w:val="single" w:sz="4" w:space="0" w:color="auto"/>
              <w:bottom w:val="single" w:sz="4" w:space="0" w:color="auto"/>
              <w:right w:val="single" w:sz="4" w:space="0" w:color="auto"/>
            </w:tcBorders>
          </w:tcPr>
          <w:p w14:paraId="59B6144C"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Corn Belt Power Cooperative</w:t>
            </w:r>
          </w:p>
        </w:tc>
        <w:tc>
          <w:tcPr>
            <w:tcW w:w="745" w:type="pct"/>
            <w:tcBorders>
              <w:top w:val="single" w:sz="4" w:space="0" w:color="auto"/>
              <w:left w:val="single" w:sz="4" w:space="0" w:color="auto"/>
              <w:bottom w:val="single" w:sz="4" w:space="0" w:color="auto"/>
              <w:right w:val="single" w:sz="4" w:space="0" w:color="auto"/>
            </w:tcBorders>
          </w:tcPr>
          <w:p w14:paraId="3935808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4916C0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69E9207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F8FD86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3C6E2A2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9541D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5B001A9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E0A2DC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578A702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4FE3C1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51D8C6C9"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5E4E123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19g</w:t>
            </w:r>
          </w:p>
        </w:tc>
        <w:tc>
          <w:tcPr>
            <w:tcW w:w="974" w:type="pct"/>
            <w:tcBorders>
              <w:top w:val="single" w:sz="4" w:space="0" w:color="auto"/>
              <w:left w:val="single" w:sz="4" w:space="0" w:color="auto"/>
              <w:bottom w:val="single" w:sz="4" w:space="0" w:color="auto"/>
              <w:right w:val="single" w:sz="4" w:space="0" w:color="auto"/>
            </w:tcBorders>
          </w:tcPr>
          <w:p w14:paraId="741E93C3"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NorthWestern Energy Public Service Corporation </w:t>
            </w:r>
          </w:p>
        </w:tc>
        <w:tc>
          <w:tcPr>
            <w:tcW w:w="745" w:type="pct"/>
            <w:tcBorders>
              <w:top w:val="single" w:sz="4" w:space="0" w:color="auto"/>
              <w:left w:val="single" w:sz="4" w:space="0" w:color="auto"/>
              <w:bottom w:val="single" w:sz="4" w:space="0" w:color="auto"/>
              <w:right w:val="single" w:sz="4" w:space="0" w:color="auto"/>
            </w:tcBorders>
          </w:tcPr>
          <w:p w14:paraId="5417855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56445C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12D5F34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4E3D58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2383358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BA8FFD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1D6CA53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C0BFAF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22A88FF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7A8628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0FA328C4"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044EDC8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19h</w:t>
            </w:r>
          </w:p>
        </w:tc>
        <w:tc>
          <w:tcPr>
            <w:tcW w:w="974" w:type="pct"/>
            <w:tcBorders>
              <w:top w:val="single" w:sz="4" w:space="0" w:color="auto"/>
              <w:left w:val="single" w:sz="4" w:space="0" w:color="auto"/>
              <w:bottom w:val="single" w:sz="4" w:space="0" w:color="auto"/>
              <w:right w:val="single" w:sz="4" w:space="0" w:color="auto"/>
            </w:tcBorders>
          </w:tcPr>
          <w:p w14:paraId="606EA970"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Northwest Iowa Power Cooperative</w:t>
            </w:r>
          </w:p>
        </w:tc>
        <w:tc>
          <w:tcPr>
            <w:tcW w:w="745" w:type="pct"/>
            <w:tcBorders>
              <w:top w:val="single" w:sz="4" w:space="0" w:color="auto"/>
              <w:left w:val="single" w:sz="4" w:space="0" w:color="auto"/>
              <w:bottom w:val="single" w:sz="4" w:space="0" w:color="auto"/>
              <w:right w:val="single" w:sz="4" w:space="0" w:color="auto"/>
            </w:tcBorders>
          </w:tcPr>
          <w:p w14:paraId="106726B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04461E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3A6D336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A592D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1A36BE6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133CA1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7ADBB4A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9AF747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3B14D43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91E6F5E"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7B58E5D5"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015FA2D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19i</w:t>
            </w:r>
          </w:p>
        </w:tc>
        <w:tc>
          <w:tcPr>
            <w:tcW w:w="974" w:type="pct"/>
            <w:tcBorders>
              <w:top w:val="single" w:sz="4" w:space="0" w:color="auto"/>
              <w:left w:val="single" w:sz="4" w:space="0" w:color="auto"/>
              <w:bottom w:val="single" w:sz="4" w:space="0" w:color="auto"/>
              <w:right w:val="single" w:sz="4" w:space="0" w:color="auto"/>
            </w:tcBorders>
          </w:tcPr>
          <w:p w14:paraId="4CF728C9"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Harlan Municipal Utilities</w:t>
            </w:r>
          </w:p>
        </w:tc>
        <w:tc>
          <w:tcPr>
            <w:tcW w:w="745" w:type="pct"/>
            <w:tcBorders>
              <w:top w:val="single" w:sz="4" w:space="0" w:color="auto"/>
              <w:left w:val="single" w:sz="4" w:space="0" w:color="auto"/>
              <w:bottom w:val="single" w:sz="4" w:space="0" w:color="auto"/>
              <w:right w:val="single" w:sz="4" w:space="0" w:color="auto"/>
            </w:tcBorders>
          </w:tcPr>
          <w:p w14:paraId="40E48B9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ACB629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0791183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459B62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60AE431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850E7C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72D7B08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579B131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7338251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BF46F2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7F9F06D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C76253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19j</w:t>
            </w:r>
          </w:p>
        </w:tc>
        <w:tc>
          <w:tcPr>
            <w:tcW w:w="974" w:type="pct"/>
            <w:tcBorders>
              <w:top w:val="single" w:sz="4" w:space="0" w:color="auto"/>
              <w:left w:val="single" w:sz="4" w:space="0" w:color="auto"/>
              <w:bottom w:val="single" w:sz="4" w:space="0" w:color="auto"/>
              <w:right w:val="single" w:sz="4" w:space="0" w:color="auto"/>
            </w:tcBorders>
          </w:tcPr>
          <w:p w14:paraId="7B7DE313"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Central Power Electric Cooperative</w:t>
            </w:r>
          </w:p>
        </w:tc>
        <w:tc>
          <w:tcPr>
            <w:tcW w:w="745" w:type="pct"/>
            <w:tcBorders>
              <w:top w:val="single" w:sz="4" w:space="0" w:color="auto"/>
              <w:left w:val="single" w:sz="4" w:space="0" w:color="auto"/>
              <w:bottom w:val="single" w:sz="4" w:space="0" w:color="auto"/>
              <w:right w:val="single" w:sz="4" w:space="0" w:color="auto"/>
            </w:tcBorders>
          </w:tcPr>
          <w:p w14:paraId="277D500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D740DC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3840B6E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5B667B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61B55AC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5685DD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0FE4908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E89E80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1B96617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32578F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2A9DA49D"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2D6D91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19k</w:t>
            </w:r>
          </w:p>
        </w:tc>
        <w:tc>
          <w:tcPr>
            <w:tcW w:w="974" w:type="pct"/>
            <w:tcBorders>
              <w:top w:val="single" w:sz="4" w:space="0" w:color="auto"/>
              <w:left w:val="single" w:sz="4" w:space="0" w:color="auto"/>
              <w:bottom w:val="single" w:sz="4" w:space="0" w:color="auto"/>
              <w:right w:val="single" w:sz="4" w:space="0" w:color="auto"/>
            </w:tcBorders>
          </w:tcPr>
          <w:p w14:paraId="57537051"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Mountrail-Williams Electric Cooperative</w:t>
            </w:r>
          </w:p>
        </w:tc>
        <w:tc>
          <w:tcPr>
            <w:tcW w:w="745" w:type="pct"/>
            <w:tcBorders>
              <w:top w:val="single" w:sz="4" w:space="0" w:color="auto"/>
              <w:left w:val="single" w:sz="4" w:space="0" w:color="auto"/>
              <w:bottom w:val="single" w:sz="4" w:space="0" w:color="auto"/>
              <w:right w:val="single" w:sz="4" w:space="0" w:color="auto"/>
            </w:tcBorders>
          </w:tcPr>
          <w:p w14:paraId="3708C44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65E53A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4BBCC7B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445EC2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2982657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A7C893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66A9A34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4EABF6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0CBCB02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DBD84D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412052BF"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CC0EE9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lastRenderedPageBreak/>
              <w:t xml:space="preserve">    19l</w:t>
            </w:r>
          </w:p>
        </w:tc>
        <w:tc>
          <w:tcPr>
            <w:tcW w:w="974" w:type="pct"/>
            <w:tcBorders>
              <w:top w:val="single" w:sz="4" w:space="0" w:color="auto"/>
              <w:left w:val="single" w:sz="4" w:space="0" w:color="auto"/>
              <w:bottom w:val="single" w:sz="4" w:space="0" w:color="auto"/>
              <w:right w:val="single" w:sz="4" w:space="0" w:color="auto"/>
            </w:tcBorders>
          </w:tcPr>
          <w:p w14:paraId="108D91EA"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Mor-Gran-Sou Electric Cooperative, Inc.</w:t>
            </w:r>
          </w:p>
        </w:tc>
        <w:tc>
          <w:tcPr>
            <w:tcW w:w="745" w:type="pct"/>
            <w:tcBorders>
              <w:top w:val="single" w:sz="4" w:space="0" w:color="auto"/>
              <w:left w:val="single" w:sz="4" w:space="0" w:color="auto"/>
              <w:bottom w:val="single" w:sz="4" w:space="0" w:color="auto"/>
              <w:right w:val="single" w:sz="4" w:space="0" w:color="auto"/>
            </w:tcBorders>
          </w:tcPr>
          <w:p w14:paraId="2223721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4DC72A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5828825B"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51DD4A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047393E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0FD2C0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6B8FDE9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95B27F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0918F1C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1D00C20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66876055"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101338D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 xml:space="preserve">  19m</w:t>
            </w:r>
          </w:p>
        </w:tc>
        <w:tc>
          <w:tcPr>
            <w:tcW w:w="974" w:type="pct"/>
            <w:tcBorders>
              <w:top w:val="single" w:sz="4" w:space="0" w:color="auto"/>
              <w:left w:val="single" w:sz="4" w:space="0" w:color="auto"/>
              <w:bottom w:val="single" w:sz="4" w:space="0" w:color="auto"/>
              <w:right w:val="single" w:sz="4" w:space="0" w:color="auto"/>
            </w:tcBorders>
          </w:tcPr>
          <w:p w14:paraId="4C774BB8"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4"/>
                <w:szCs w:val="20"/>
              </w:rPr>
            </w:pPr>
            <w:r w:rsidRPr="00174718">
              <w:rPr>
                <w:rFonts w:ascii="Times New Roman" w:eastAsia="Times New Roman" w:hAnsi="Times New Roman" w:cs="Times New Roman"/>
                <w:sz w:val="20"/>
                <w:szCs w:val="20"/>
              </w:rPr>
              <w:t>Roughrider Electric Cooperative, Inc.</w:t>
            </w:r>
          </w:p>
        </w:tc>
        <w:tc>
          <w:tcPr>
            <w:tcW w:w="745" w:type="pct"/>
            <w:tcBorders>
              <w:top w:val="single" w:sz="4" w:space="0" w:color="auto"/>
              <w:left w:val="single" w:sz="4" w:space="0" w:color="auto"/>
              <w:bottom w:val="single" w:sz="4" w:space="0" w:color="auto"/>
              <w:right w:val="single" w:sz="4" w:space="0" w:color="auto"/>
            </w:tcBorders>
          </w:tcPr>
          <w:p w14:paraId="17A0A89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9714F8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tcPr>
          <w:p w14:paraId="5B0596C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07575B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tcPr>
          <w:p w14:paraId="3531637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42C0B2D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759A4180"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9CFCE07"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741FA633"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D37F38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6D400CA0"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72877D4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 xml:space="preserve">  19n</w:t>
            </w:r>
          </w:p>
        </w:tc>
        <w:tc>
          <w:tcPr>
            <w:tcW w:w="974" w:type="pct"/>
            <w:tcBorders>
              <w:top w:val="single" w:sz="4" w:space="0" w:color="auto"/>
              <w:left w:val="single" w:sz="4" w:space="0" w:color="auto"/>
              <w:bottom w:val="single" w:sz="4" w:space="0" w:color="auto"/>
              <w:right w:val="single" w:sz="4" w:space="0" w:color="auto"/>
            </w:tcBorders>
          </w:tcPr>
          <w:p w14:paraId="52DF3722" w14:textId="77777777" w:rsidR="00BF5323" w:rsidRPr="00174718" w:rsidRDefault="00BF5323" w:rsidP="00FE7259">
            <w:pPr>
              <w:tabs>
                <w:tab w:val="clear" w:pos="2431"/>
                <w:tab w:val="right" w:pos="720"/>
                <w:tab w:val="left" w:pos="1440"/>
                <w:tab w:val="right" w:leader="dot" w:pos="9360"/>
              </w:tabs>
              <w:spacing w:after="0"/>
              <w:ind w:left="454"/>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L and O Power Cooperative</w:t>
            </w:r>
          </w:p>
        </w:tc>
        <w:tc>
          <w:tcPr>
            <w:tcW w:w="745" w:type="pct"/>
            <w:tcBorders>
              <w:top w:val="single" w:sz="4" w:space="0" w:color="auto"/>
              <w:left w:val="single" w:sz="4" w:space="0" w:color="auto"/>
              <w:bottom w:val="single" w:sz="4" w:space="0" w:color="auto"/>
              <w:right w:val="single" w:sz="4" w:space="0" w:color="auto"/>
            </w:tcBorders>
          </w:tcPr>
          <w:p w14:paraId="585301D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37B9EC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831" w:type="pct"/>
            <w:tcBorders>
              <w:top w:val="single" w:sz="4" w:space="0" w:color="auto"/>
              <w:left w:val="single" w:sz="4" w:space="0" w:color="auto"/>
              <w:bottom w:val="single" w:sz="4" w:space="0" w:color="auto"/>
              <w:right w:val="single" w:sz="4" w:space="0" w:color="auto"/>
            </w:tcBorders>
          </w:tcPr>
          <w:p w14:paraId="38871F2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2C39D86"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89" w:type="pct"/>
            <w:tcBorders>
              <w:top w:val="single" w:sz="4" w:space="0" w:color="auto"/>
              <w:left w:val="single" w:sz="4" w:space="0" w:color="auto"/>
              <w:bottom w:val="single" w:sz="4" w:space="0" w:color="auto"/>
              <w:right w:val="single" w:sz="4" w:space="0" w:color="auto"/>
            </w:tcBorders>
          </w:tcPr>
          <w:p w14:paraId="157EDC8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EDFA98C"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700" w:type="pct"/>
            <w:tcBorders>
              <w:top w:val="single" w:sz="4" w:space="0" w:color="auto"/>
              <w:left w:val="single" w:sz="4" w:space="0" w:color="auto"/>
              <w:bottom w:val="single" w:sz="4" w:space="0" w:color="auto"/>
              <w:right w:val="single" w:sz="4" w:space="0" w:color="auto"/>
            </w:tcBorders>
          </w:tcPr>
          <w:p w14:paraId="25782CAA"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0E563035"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c>
          <w:tcPr>
            <w:tcW w:w="613" w:type="pct"/>
            <w:tcBorders>
              <w:top w:val="single" w:sz="4" w:space="0" w:color="auto"/>
              <w:left w:val="single" w:sz="4" w:space="0" w:color="auto"/>
              <w:bottom w:val="single" w:sz="4" w:space="0" w:color="auto"/>
              <w:right w:val="single" w:sz="4" w:space="0" w:color="auto"/>
            </w:tcBorders>
          </w:tcPr>
          <w:p w14:paraId="1B840872"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344B0D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p>
        </w:tc>
      </w:tr>
      <w:tr w:rsidR="00BF5323" w:rsidRPr="00174718" w14:paraId="04B1712A" w14:textId="77777777" w:rsidTr="00FE7259">
        <w:tblPrEx>
          <w:tblBorders>
            <w:top w:val="nil"/>
            <w:left w:val="nil"/>
            <w:bottom w:val="nil"/>
            <w:right w:val="nil"/>
            <w:insideH w:val="nil"/>
            <w:insideV w:val="nil"/>
          </w:tblBorders>
        </w:tblPrEx>
        <w:trPr>
          <w:cantSplit/>
        </w:trPr>
        <w:tc>
          <w:tcPr>
            <w:tcW w:w="348" w:type="pct"/>
            <w:tcBorders>
              <w:top w:val="single" w:sz="4" w:space="0" w:color="auto"/>
              <w:left w:val="single" w:sz="4" w:space="0" w:color="auto"/>
              <w:bottom w:val="single" w:sz="4" w:space="0" w:color="auto"/>
              <w:right w:val="single" w:sz="4" w:space="0" w:color="auto"/>
            </w:tcBorders>
          </w:tcPr>
          <w:p w14:paraId="4D315A00"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20</w:t>
            </w:r>
          </w:p>
        </w:tc>
        <w:tc>
          <w:tcPr>
            <w:tcW w:w="974" w:type="pct"/>
            <w:tcBorders>
              <w:top w:val="single" w:sz="4" w:space="0" w:color="auto"/>
              <w:left w:val="single" w:sz="4" w:space="0" w:color="auto"/>
              <w:bottom w:val="single" w:sz="4" w:space="0" w:color="auto"/>
              <w:right w:val="single" w:sz="4" w:space="0" w:color="auto"/>
            </w:tcBorders>
          </w:tcPr>
          <w:p w14:paraId="79567FD9"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Total</w:t>
            </w:r>
          </w:p>
        </w:tc>
        <w:tc>
          <w:tcPr>
            <w:tcW w:w="745" w:type="pct"/>
            <w:tcBorders>
              <w:top w:val="single" w:sz="4" w:space="0" w:color="auto"/>
              <w:left w:val="single" w:sz="4" w:space="0" w:color="auto"/>
              <w:bottom w:val="single" w:sz="4" w:space="0" w:color="auto"/>
              <w:right w:val="single" w:sz="4" w:space="0" w:color="auto"/>
            </w:tcBorders>
            <w:vAlign w:val="center"/>
          </w:tcPr>
          <w:p w14:paraId="06739D7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831" w:type="pct"/>
            <w:tcBorders>
              <w:top w:val="single" w:sz="4" w:space="0" w:color="auto"/>
              <w:left w:val="single" w:sz="4" w:space="0" w:color="auto"/>
              <w:bottom w:val="single" w:sz="4" w:space="0" w:color="auto"/>
              <w:right w:val="single" w:sz="4" w:space="0" w:color="auto"/>
            </w:tcBorders>
            <w:vAlign w:val="center"/>
          </w:tcPr>
          <w:p w14:paraId="1C6CE554"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p>
        </w:tc>
        <w:tc>
          <w:tcPr>
            <w:tcW w:w="789" w:type="pct"/>
            <w:tcBorders>
              <w:top w:val="single" w:sz="4" w:space="0" w:color="auto"/>
              <w:left w:val="single" w:sz="4" w:space="0" w:color="auto"/>
              <w:bottom w:val="single" w:sz="4" w:space="0" w:color="auto"/>
              <w:right w:val="single" w:sz="4" w:space="0" w:color="auto"/>
            </w:tcBorders>
            <w:vAlign w:val="center"/>
          </w:tcPr>
          <w:p w14:paraId="18A68E1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0"/>
              </w:rPr>
            </w:pPr>
          </w:p>
        </w:tc>
        <w:tc>
          <w:tcPr>
            <w:tcW w:w="700" w:type="pct"/>
            <w:tcBorders>
              <w:top w:val="single" w:sz="4" w:space="0" w:color="auto"/>
              <w:left w:val="single" w:sz="4" w:space="0" w:color="auto"/>
              <w:bottom w:val="single" w:sz="4" w:space="0" w:color="auto"/>
              <w:right w:val="single" w:sz="4" w:space="0" w:color="auto"/>
            </w:tcBorders>
          </w:tcPr>
          <w:p w14:paraId="48A632F8"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2AFE1E6D"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0"/>
              </w:rPr>
            </w:pPr>
          </w:p>
        </w:tc>
        <w:tc>
          <w:tcPr>
            <w:tcW w:w="613" w:type="pct"/>
            <w:tcBorders>
              <w:top w:val="single" w:sz="4" w:space="0" w:color="auto"/>
              <w:left w:val="single" w:sz="4" w:space="0" w:color="auto"/>
              <w:bottom w:val="single" w:sz="4" w:space="0" w:color="auto"/>
              <w:right w:val="single" w:sz="4" w:space="0" w:color="auto"/>
            </w:tcBorders>
          </w:tcPr>
          <w:p w14:paraId="71E1F64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bl>
    <w:p w14:paraId="264EFF72" w14:textId="77777777" w:rsidR="00BF5323" w:rsidRPr="00174718" w:rsidRDefault="00BF5323" w:rsidP="00BF5323">
      <w:pPr>
        <w:tabs>
          <w:tab w:val="clear" w:pos="2431"/>
        </w:tabs>
        <w:spacing w:after="0" w:line="360" w:lineRule="auto"/>
        <w:ind w:left="720" w:hanging="720"/>
        <w:jc w:val="both"/>
        <w:rPr>
          <w:ins w:id="526" w:author="Author" w:date="2024-11-14T08:24:00Z" w16du:dateUtc="2024-11-14T14:24:00Z"/>
          <w:rFonts w:ascii="Times New Roman" w:eastAsia="Times New Roman" w:hAnsi="Times New Roman" w:cs="Times New Roman"/>
          <w:sz w:val="24"/>
          <w:szCs w:val="20"/>
        </w:rPr>
      </w:pPr>
    </w:p>
    <w:p w14:paraId="3FAA922E" w14:textId="77777777" w:rsidR="00BF5323" w:rsidRPr="00174718" w:rsidRDefault="00BF5323" w:rsidP="00BF5323">
      <w:pPr>
        <w:tabs>
          <w:tab w:val="clear" w:pos="2431"/>
        </w:tabs>
        <w:spacing w:after="0" w:line="360" w:lineRule="auto"/>
        <w:ind w:left="720" w:hanging="720"/>
        <w:jc w:val="center"/>
        <w:rPr>
          <w:ins w:id="527" w:author="Author" w:date="2024-11-14T08:25:00Z" w16du:dateUtc="2024-11-14T14:25:00Z"/>
          <w:rFonts w:ascii="Times New Roman" w:eastAsia="Times New Roman" w:hAnsi="Times New Roman" w:cs="Times New Roman"/>
          <w:sz w:val="24"/>
          <w:szCs w:val="20"/>
        </w:rPr>
      </w:pPr>
      <w:ins w:id="528" w:author="Author" w:date="2024-11-14T08:24:00Z" w16du:dateUtc="2024-11-14T14:24:00Z">
        <w:r w:rsidRPr="00174718">
          <w:rPr>
            <w:rFonts w:ascii="Times New Roman" w:eastAsia="Times New Roman" w:hAnsi="Times New Roman" w:cs="Times New Roman"/>
            <w:sz w:val="24"/>
            <w:szCs w:val="20"/>
          </w:rPr>
          <w:t>T</w:t>
        </w:r>
      </w:ins>
      <w:ins w:id="529" w:author="Author" w:date="2024-11-14T08:25:00Z" w16du:dateUtc="2024-11-14T14:25:00Z">
        <w:r w:rsidRPr="00174718">
          <w:rPr>
            <w:rFonts w:ascii="Times New Roman" w:eastAsia="Times New Roman" w:hAnsi="Times New Roman" w:cs="Times New Roman"/>
            <w:sz w:val="24"/>
            <w:szCs w:val="20"/>
          </w:rPr>
          <w:t>able 1</w:t>
        </w:r>
      </w:ins>
      <w:ins w:id="530" w:author="Nicole Wagner" w:date="2024-12-09T11:20:00Z" w16du:dateUtc="2024-12-09T17:20:00Z">
        <w:r w:rsidRPr="00174718">
          <w:rPr>
            <w:rFonts w:ascii="Times New Roman" w:eastAsia="Times New Roman" w:hAnsi="Times New Roman" w:cs="Times New Roman"/>
            <w:sz w:val="24"/>
            <w:szCs w:val="20"/>
          </w:rPr>
          <w:t>-</w:t>
        </w:r>
      </w:ins>
      <w:ins w:id="531" w:author="Author" w:date="2024-11-14T08:25:00Z" w16du:dateUtc="2024-11-14T14:25:00Z">
        <w:r w:rsidRPr="00174718">
          <w:rPr>
            <w:rFonts w:ascii="Times New Roman" w:eastAsia="Times New Roman" w:hAnsi="Times New Roman" w:cs="Times New Roman"/>
            <w:sz w:val="24"/>
            <w:szCs w:val="20"/>
          </w:rPr>
          <w:t>A</w:t>
        </w:r>
      </w:ins>
    </w:p>
    <w:p w14:paraId="0DB6B96B" w14:textId="77777777" w:rsidR="00BF5323" w:rsidRPr="00174718" w:rsidRDefault="00BF5323" w:rsidP="00BF5323">
      <w:pPr>
        <w:tabs>
          <w:tab w:val="clear" w:pos="2431"/>
        </w:tabs>
        <w:spacing w:after="0" w:line="360" w:lineRule="auto"/>
        <w:ind w:left="720" w:hanging="720"/>
        <w:jc w:val="center"/>
        <w:rPr>
          <w:ins w:id="532" w:author="Author" w:date="2024-11-14T08:25:00Z" w16du:dateUtc="2024-11-14T14:25:00Z"/>
          <w:rFonts w:ascii="Times New Roman" w:eastAsia="Times New Roman" w:hAnsi="Times New Roman" w:cs="Times New Roman"/>
          <w:sz w:val="24"/>
          <w:szCs w:val="20"/>
        </w:rPr>
      </w:pPr>
      <w:ins w:id="533" w:author="Author" w:date="2024-11-14T08:25:00Z" w16du:dateUtc="2024-11-14T14:25:00Z">
        <w:r w:rsidRPr="00174718">
          <w:rPr>
            <w:rFonts w:ascii="Times New Roman" w:eastAsia="Times New Roman" w:hAnsi="Times New Roman" w:cs="Times New Roman"/>
            <w:sz w:val="24"/>
            <w:szCs w:val="20"/>
          </w:rPr>
          <w:t>(See Note A below)</w:t>
        </w:r>
      </w:ins>
    </w:p>
    <w:p w14:paraId="35F3F505" w14:textId="77777777" w:rsidR="00BF5323" w:rsidRPr="00174718" w:rsidDel="00A61486" w:rsidRDefault="00BF5323" w:rsidP="00BF5323">
      <w:pPr>
        <w:tabs>
          <w:tab w:val="clear" w:pos="2431"/>
        </w:tabs>
        <w:spacing w:after="0" w:line="360" w:lineRule="auto"/>
        <w:ind w:left="720" w:hanging="720"/>
        <w:jc w:val="both"/>
        <w:rPr>
          <w:ins w:id="534" w:author="Author" w:date="2024-11-14T08:15:00Z" w16du:dateUtc="2024-11-14T14:15:00Z"/>
          <w:del w:id="535" w:author="Author" w:date="2024-11-14T08:25:00Z" w16du:dateUtc="2024-11-14T14:25:00Z"/>
          <w:rFonts w:ascii="Times New Roman" w:eastAsia="Times New Roman" w:hAnsi="Times New Roman" w:cs="Times New Roman"/>
          <w:sz w:val="24"/>
          <w:szCs w:val="20"/>
        </w:rPr>
      </w:pPr>
    </w:p>
    <w:tbl>
      <w:tblPr>
        <w:tblStyle w:val="TableGrid3"/>
        <w:tblW w:w="0" w:type="auto"/>
        <w:tblInd w:w="720" w:type="dxa"/>
        <w:tblLook w:val="04A0" w:firstRow="1" w:lastRow="0" w:firstColumn="1" w:lastColumn="0" w:noHBand="0" w:noVBand="1"/>
      </w:tblPr>
      <w:tblGrid>
        <w:gridCol w:w="4307"/>
        <w:gridCol w:w="4323"/>
      </w:tblGrid>
      <w:tr w:rsidR="00BF5323" w:rsidRPr="00174718" w14:paraId="510D6298" w14:textId="77777777" w:rsidTr="00FE7259">
        <w:trPr>
          <w:ins w:id="536" w:author="Author" w:date="2024-11-14T08:17:00Z"/>
        </w:trPr>
        <w:tc>
          <w:tcPr>
            <w:tcW w:w="4675" w:type="dxa"/>
          </w:tcPr>
          <w:p w14:paraId="6B0B8EAA" w14:textId="77777777" w:rsidR="00BF5323" w:rsidRPr="00174718" w:rsidRDefault="00BF5323" w:rsidP="00FE7259">
            <w:pPr>
              <w:tabs>
                <w:tab w:val="clear" w:pos="2431"/>
              </w:tabs>
              <w:spacing w:after="0" w:line="360" w:lineRule="auto"/>
              <w:jc w:val="center"/>
              <w:rPr>
                <w:ins w:id="537" w:author="Author" w:date="2024-11-14T08:23:00Z" w16du:dateUtc="2024-11-14T14:23:00Z"/>
                <w:rFonts w:ascii="Times New Roman" w:eastAsia="Times New Roman" w:hAnsi="Times New Roman"/>
                <w:sz w:val="24"/>
              </w:rPr>
            </w:pPr>
            <w:ins w:id="538" w:author="Author" w:date="2024-11-14T08:23:00Z" w16du:dateUtc="2024-11-14T14:23:00Z">
              <w:r w:rsidRPr="00174718">
                <w:rPr>
                  <w:rFonts w:ascii="Times New Roman" w:eastAsia="Times New Roman" w:hAnsi="Times New Roman"/>
                  <w:sz w:val="24"/>
                </w:rPr>
                <w:t>(1)</w:t>
              </w:r>
            </w:ins>
          </w:p>
          <w:p w14:paraId="356D0565" w14:textId="77777777" w:rsidR="00BF5323" w:rsidRPr="00174718" w:rsidRDefault="00BF5323" w:rsidP="00FE7259">
            <w:pPr>
              <w:tabs>
                <w:tab w:val="clear" w:pos="2431"/>
              </w:tabs>
              <w:spacing w:after="0" w:line="360" w:lineRule="auto"/>
              <w:jc w:val="center"/>
              <w:rPr>
                <w:ins w:id="539" w:author="Author" w:date="2024-11-14T08:17:00Z" w16du:dateUtc="2024-11-14T14:17:00Z"/>
                <w:rFonts w:ascii="Times New Roman" w:eastAsia="Times New Roman" w:hAnsi="Times New Roman"/>
                <w:sz w:val="24"/>
              </w:rPr>
            </w:pPr>
            <w:ins w:id="540" w:author="Author" w:date="2024-11-14T08:18:00Z">
              <w:r w:rsidRPr="00174718">
                <w:rPr>
                  <w:rFonts w:ascii="Times New Roman" w:eastAsia="Times New Roman" w:hAnsi="Times New Roman"/>
                  <w:sz w:val="24"/>
                </w:rPr>
                <w:t>Subregion</w:t>
              </w:r>
            </w:ins>
          </w:p>
        </w:tc>
        <w:tc>
          <w:tcPr>
            <w:tcW w:w="4675" w:type="dxa"/>
          </w:tcPr>
          <w:p w14:paraId="3274D46D" w14:textId="77777777" w:rsidR="00BF5323" w:rsidRPr="00174718" w:rsidRDefault="00BF5323" w:rsidP="00FE7259">
            <w:pPr>
              <w:tabs>
                <w:tab w:val="clear" w:pos="2431"/>
              </w:tabs>
              <w:spacing w:after="0" w:line="360" w:lineRule="auto"/>
              <w:jc w:val="center"/>
              <w:rPr>
                <w:ins w:id="541" w:author="Author" w:date="2024-11-14T08:24:00Z" w16du:dateUtc="2024-11-14T14:24:00Z"/>
                <w:rFonts w:ascii="Times New Roman" w:eastAsia="Times New Roman" w:hAnsi="Times New Roman"/>
                <w:sz w:val="24"/>
              </w:rPr>
            </w:pPr>
            <w:ins w:id="542" w:author="Author" w:date="2024-11-14T08:24:00Z" w16du:dateUtc="2024-11-14T14:24:00Z">
              <w:r w:rsidRPr="00174718">
                <w:rPr>
                  <w:rFonts w:ascii="Times New Roman" w:eastAsia="Times New Roman" w:hAnsi="Times New Roman"/>
                  <w:sz w:val="24"/>
                </w:rPr>
                <w:t>(2)</w:t>
              </w:r>
            </w:ins>
          </w:p>
          <w:p w14:paraId="4706202E" w14:textId="77777777" w:rsidR="00BF5323" w:rsidRPr="00174718" w:rsidRDefault="00BF5323" w:rsidP="00FE7259">
            <w:pPr>
              <w:tabs>
                <w:tab w:val="clear" w:pos="2431"/>
              </w:tabs>
              <w:spacing w:after="0" w:line="360" w:lineRule="auto"/>
              <w:jc w:val="center"/>
              <w:rPr>
                <w:ins w:id="543" w:author="Author" w:date="2024-11-14T08:17:00Z" w16du:dateUtc="2024-11-14T14:17:00Z"/>
                <w:rFonts w:ascii="Times New Roman" w:eastAsia="Times New Roman" w:hAnsi="Times New Roman"/>
                <w:sz w:val="24"/>
              </w:rPr>
            </w:pPr>
            <w:ins w:id="544" w:author="Author" w:date="2024-12-03T09:09:00Z">
              <w:r w:rsidRPr="00174718">
                <w:rPr>
                  <w:rFonts w:ascii="Times New Roman" w:eastAsia="Times New Roman" w:hAnsi="Times New Roman"/>
                  <w:sz w:val="24"/>
                </w:rPr>
                <w:t>Subregional</w:t>
              </w:r>
            </w:ins>
            <w:ins w:id="545" w:author="Author" w:date="2024-11-14T08:19:00Z">
              <w:r w:rsidRPr="00174718">
                <w:rPr>
                  <w:rFonts w:ascii="Times New Roman" w:eastAsia="Times New Roman" w:hAnsi="Times New Roman"/>
                  <w:sz w:val="24"/>
                </w:rPr>
                <w:t xml:space="preserve"> ATRR</w:t>
              </w:r>
            </w:ins>
          </w:p>
        </w:tc>
      </w:tr>
      <w:tr w:rsidR="00BF5323" w:rsidRPr="00174718" w14:paraId="6356A8BC" w14:textId="77777777" w:rsidTr="00FE7259">
        <w:trPr>
          <w:ins w:id="546" w:author="Author" w:date="2024-11-14T08:18:00Z"/>
        </w:trPr>
        <w:tc>
          <w:tcPr>
            <w:tcW w:w="4675" w:type="dxa"/>
          </w:tcPr>
          <w:p w14:paraId="098C51EA" w14:textId="77777777" w:rsidR="00BF5323" w:rsidRPr="00174718" w:rsidRDefault="00BF5323" w:rsidP="00FE7259">
            <w:pPr>
              <w:tabs>
                <w:tab w:val="clear" w:pos="2431"/>
              </w:tabs>
              <w:spacing w:after="0" w:line="360" w:lineRule="auto"/>
              <w:jc w:val="both"/>
              <w:rPr>
                <w:ins w:id="547" w:author="Author" w:date="2024-11-14T08:18:00Z" w16du:dateUtc="2024-11-14T14:18:00Z"/>
                <w:rFonts w:ascii="Times New Roman" w:eastAsia="Times New Roman" w:hAnsi="Times New Roman"/>
                <w:sz w:val="24"/>
              </w:rPr>
            </w:pPr>
            <w:ins w:id="548" w:author="Author" w:date="2024-11-14T08:20:00Z">
              <w:r w:rsidRPr="00174718">
                <w:rPr>
                  <w:rFonts w:ascii="Times New Roman" w:eastAsia="Times New Roman" w:hAnsi="Times New Roman"/>
                  <w:sz w:val="24"/>
                </w:rPr>
                <w:t>North Subregion</w:t>
              </w:r>
            </w:ins>
          </w:p>
        </w:tc>
        <w:tc>
          <w:tcPr>
            <w:tcW w:w="4675" w:type="dxa"/>
          </w:tcPr>
          <w:p w14:paraId="672F38AD" w14:textId="77777777" w:rsidR="00BF5323" w:rsidRPr="00174718" w:rsidRDefault="00BF5323" w:rsidP="00FE7259">
            <w:pPr>
              <w:tabs>
                <w:tab w:val="clear" w:pos="2431"/>
                <w:tab w:val="right" w:pos="720"/>
                <w:tab w:val="left" w:pos="1440"/>
                <w:tab w:val="right" w:leader="dot" w:pos="9360"/>
              </w:tabs>
              <w:spacing w:after="0"/>
              <w:rPr>
                <w:ins w:id="549" w:author="Author" w:date="2024-11-14T08:22:00Z" w16du:dateUtc="2024-11-14T14:22:00Z"/>
                <w:rFonts w:ascii="Times New Roman" w:eastAsia="Times New Roman" w:hAnsi="Times New Roman"/>
                <w:sz w:val="24"/>
                <w:szCs w:val="24"/>
              </w:rPr>
            </w:pPr>
            <w:ins w:id="550" w:author="Author" w:date="2024-11-14T08:22:00Z" w16du:dateUtc="2024-11-14T14:22:00Z">
              <w:r w:rsidRPr="00174718">
                <w:rPr>
                  <w:rFonts w:ascii="Times New Roman" w:eastAsia="Times New Roman" w:hAnsi="Times New Roman"/>
                  <w:sz w:val="24"/>
                  <w:szCs w:val="24"/>
                </w:rPr>
                <w:t>See Att. H tab, posted RRR File</w:t>
              </w:r>
            </w:ins>
          </w:p>
          <w:p w14:paraId="199E274E" w14:textId="77777777" w:rsidR="00BF5323" w:rsidRPr="00174718" w:rsidRDefault="00BF5323" w:rsidP="00FE7259">
            <w:pPr>
              <w:tabs>
                <w:tab w:val="clear" w:pos="2431"/>
              </w:tabs>
              <w:spacing w:after="0" w:line="360" w:lineRule="auto"/>
              <w:jc w:val="both"/>
              <w:rPr>
                <w:ins w:id="551" w:author="Author" w:date="2024-11-14T08:18:00Z" w16du:dateUtc="2024-11-14T14:18:00Z"/>
                <w:rFonts w:ascii="Times New Roman" w:eastAsia="Times New Roman" w:hAnsi="Times New Roman"/>
                <w:sz w:val="24"/>
                <w:szCs w:val="24"/>
              </w:rPr>
            </w:pPr>
          </w:p>
        </w:tc>
      </w:tr>
      <w:tr w:rsidR="00BF5323" w:rsidRPr="00174718" w14:paraId="44D7AC2F" w14:textId="77777777" w:rsidTr="00FE7259">
        <w:trPr>
          <w:ins w:id="552" w:author="Author" w:date="2024-11-14T08:17:00Z"/>
        </w:trPr>
        <w:tc>
          <w:tcPr>
            <w:tcW w:w="4675" w:type="dxa"/>
          </w:tcPr>
          <w:p w14:paraId="0E94267E" w14:textId="77777777" w:rsidR="00BF5323" w:rsidRPr="00174718" w:rsidRDefault="00BF5323" w:rsidP="00FE7259">
            <w:pPr>
              <w:tabs>
                <w:tab w:val="clear" w:pos="2431"/>
              </w:tabs>
              <w:spacing w:after="0" w:line="360" w:lineRule="auto"/>
              <w:jc w:val="both"/>
              <w:rPr>
                <w:ins w:id="553" w:author="Author" w:date="2024-11-14T08:17:00Z" w16du:dateUtc="2024-11-14T14:17:00Z"/>
                <w:rFonts w:ascii="Times New Roman" w:eastAsia="Times New Roman" w:hAnsi="Times New Roman"/>
                <w:sz w:val="24"/>
              </w:rPr>
            </w:pPr>
            <w:ins w:id="554" w:author="Author" w:date="2024-11-14T08:20:00Z">
              <w:r w:rsidRPr="00174718">
                <w:rPr>
                  <w:rFonts w:ascii="Times New Roman" w:eastAsia="Times New Roman" w:hAnsi="Times New Roman"/>
                  <w:sz w:val="24"/>
                </w:rPr>
                <w:t>Nebraska Subre</w:t>
              </w:r>
            </w:ins>
            <w:ins w:id="555" w:author="Author" w:date="2024-11-14T08:21:00Z">
              <w:r w:rsidRPr="00174718">
                <w:rPr>
                  <w:rFonts w:ascii="Times New Roman" w:eastAsia="Times New Roman" w:hAnsi="Times New Roman"/>
                  <w:sz w:val="24"/>
                </w:rPr>
                <w:t>gion</w:t>
              </w:r>
            </w:ins>
          </w:p>
        </w:tc>
        <w:tc>
          <w:tcPr>
            <w:tcW w:w="4675" w:type="dxa"/>
          </w:tcPr>
          <w:p w14:paraId="64955C5B" w14:textId="77777777" w:rsidR="00BF5323" w:rsidRPr="00174718" w:rsidRDefault="00BF5323" w:rsidP="00FE7259">
            <w:pPr>
              <w:tabs>
                <w:tab w:val="clear" w:pos="2431"/>
                <w:tab w:val="right" w:pos="720"/>
                <w:tab w:val="left" w:pos="1440"/>
                <w:tab w:val="right" w:leader="dot" w:pos="9360"/>
              </w:tabs>
              <w:spacing w:after="0"/>
              <w:rPr>
                <w:ins w:id="556" w:author="Author" w:date="2024-11-14T08:22:00Z" w16du:dateUtc="2024-11-14T14:22:00Z"/>
                <w:rFonts w:ascii="Times New Roman" w:eastAsia="Times New Roman" w:hAnsi="Times New Roman"/>
                <w:sz w:val="24"/>
                <w:szCs w:val="24"/>
              </w:rPr>
            </w:pPr>
            <w:ins w:id="557" w:author="Author" w:date="2024-11-14T08:22:00Z" w16du:dateUtc="2024-11-14T14:22:00Z">
              <w:r w:rsidRPr="00174718">
                <w:rPr>
                  <w:rFonts w:ascii="Times New Roman" w:eastAsia="Times New Roman" w:hAnsi="Times New Roman"/>
                  <w:sz w:val="24"/>
                  <w:szCs w:val="24"/>
                </w:rPr>
                <w:t>See Att. H tab, posted RRR File</w:t>
              </w:r>
            </w:ins>
          </w:p>
          <w:p w14:paraId="5104EBD2" w14:textId="77777777" w:rsidR="00BF5323" w:rsidRPr="00174718" w:rsidRDefault="00BF5323" w:rsidP="00FE7259">
            <w:pPr>
              <w:tabs>
                <w:tab w:val="clear" w:pos="2431"/>
              </w:tabs>
              <w:spacing w:after="0" w:line="360" w:lineRule="auto"/>
              <w:jc w:val="both"/>
              <w:rPr>
                <w:ins w:id="558" w:author="Author" w:date="2024-11-14T08:17:00Z" w16du:dateUtc="2024-11-14T14:17:00Z"/>
                <w:rFonts w:ascii="Times New Roman" w:eastAsia="Times New Roman" w:hAnsi="Times New Roman"/>
                <w:sz w:val="24"/>
                <w:szCs w:val="24"/>
              </w:rPr>
            </w:pPr>
          </w:p>
        </w:tc>
      </w:tr>
      <w:tr w:rsidR="00BF5323" w:rsidRPr="00174718" w14:paraId="33D8AB70" w14:textId="77777777" w:rsidTr="00FE7259">
        <w:trPr>
          <w:ins w:id="559" w:author="Author" w:date="2024-11-14T08:17:00Z"/>
        </w:trPr>
        <w:tc>
          <w:tcPr>
            <w:tcW w:w="4675" w:type="dxa"/>
          </w:tcPr>
          <w:p w14:paraId="20F55933" w14:textId="77777777" w:rsidR="00BF5323" w:rsidRPr="00174718" w:rsidRDefault="00BF5323" w:rsidP="00FE7259">
            <w:pPr>
              <w:tabs>
                <w:tab w:val="clear" w:pos="2431"/>
              </w:tabs>
              <w:spacing w:after="0" w:line="360" w:lineRule="auto"/>
              <w:jc w:val="both"/>
              <w:rPr>
                <w:ins w:id="560" w:author="Author" w:date="2024-11-14T08:17:00Z" w16du:dateUtc="2024-11-14T14:17:00Z"/>
                <w:rFonts w:ascii="Times New Roman" w:eastAsia="Times New Roman" w:hAnsi="Times New Roman"/>
                <w:sz w:val="24"/>
              </w:rPr>
            </w:pPr>
            <w:ins w:id="561" w:author="Author" w:date="2024-11-14T08:21:00Z">
              <w:r w:rsidRPr="00174718">
                <w:rPr>
                  <w:rFonts w:ascii="Times New Roman" w:eastAsia="Times New Roman" w:hAnsi="Times New Roman"/>
                  <w:sz w:val="24"/>
                </w:rPr>
                <w:t>Central Subregion</w:t>
              </w:r>
            </w:ins>
          </w:p>
        </w:tc>
        <w:tc>
          <w:tcPr>
            <w:tcW w:w="4675" w:type="dxa"/>
          </w:tcPr>
          <w:p w14:paraId="7F6BAFFF" w14:textId="77777777" w:rsidR="00BF5323" w:rsidRPr="00174718" w:rsidRDefault="00BF5323" w:rsidP="00FE7259">
            <w:pPr>
              <w:tabs>
                <w:tab w:val="clear" w:pos="2431"/>
                <w:tab w:val="right" w:pos="720"/>
                <w:tab w:val="left" w:pos="1440"/>
                <w:tab w:val="right" w:leader="dot" w:pos="9360"/>
              </w:tabs>
              <w:spacing w:after="0"/>
              <w:rPr>
                <w:ins w:id="562" w:author="Author" w:date="2024-11-14T08:22:00Z" w16du:dateUtc="2024-11-14T14:22:00Z"/>
                <w:rFonts w:ascii="Times New Roman" w:eastAsia="Times New Roman" w:hAnsi="Times New Roman"/>
                <w:sz w:val="24"/>
                <w:szCs w:val="24"/>
              </w:rPr>
            </w:pPr>
            <w:ins w:id="563" w:author="Author" w:date="2024-11-14T08:22:00Z" w16du:dateUtc="2024-11-14T14:22:00Z">
              <w:r w:rsidRPr="00174718">
                <w:rPr>
                  <w:rFonts w:ascii="Times New Roman" w:eastAsia="Times New Roman" w:hAnsi="Times New Roman"/>
                  <w:sz w:val="24"/>
                  <w:szCs w:val="24"/>
                </w:rPr>
                <w:t>See Att. H tab, posted RRR File</w:t>
              </w:r>
            </w:ins>
          </w:p>
          <w:p w14:paraId="614BCBDC" w14:textId="77777777" w:rsidR="00BF5323" w:rsidRPr="00174718" w:rsidRDefault="00BF5323" w:rsidP="00FE7259">
            <w:pPr>
              <w:tabs>
                <w:tab w:val="clear" w:pos="2431"/>
              </w:tabs>
              <w:spacing w:after="0" w:line="360" w:lineRule="auto"/>
              <w:jc w:val="both"/>
              <w:rPr>
                <w:ins w:id="564" w:author="Author" w:date="2024-11-14T08:17:00Z" w16du:dateUtc="2024-11-14T14:17:00Z"/>
                <w:rFonts w:ascii="Times New Roman" w:eastAsia="Times New Roman" w:hAnsi="Times New Roman"/>
                <w:sz w:val="24"/>
                <w:szCs w:val="24"/>
              </w:rPr>
            </w:pPr>
          </w:p>
        </w:tc>
      </w:tr>
      <w:tr w:rsidR="00BF5323" w:rsidRPr="00174718" w14:paraId="0FEC7243" w14:textId="77777777" w:rsidTr="00FE7259">
        <w:trPr>
          <w:ins w:id="565" w:author="Author" w:date="2024-11-14T08:17:00Z"/>
        </w:trPr>
        <w:tc>
          <w:tcPr>
            <w:tcW w:w="4675" w:type="dxa"/>
          </w:tcPr>
          <w:p w14:paraId="1A35AC79" w14:textId="77777777" w:rsidR="00BF5323" w:rsidRPr="00174718" w:rsidRDefault="00BF5323" w:rsidP="00FE7259">
            <w:pPr>
              <w:tabs>
                <w:tab w:val="clear" w:pos="2431"/>
              </w:tabs>
              <w:spacing w:after="0" w:line="360" w:lineRule="auto"/>
              <w:jc w:val="both"/>
              <w:rPr>
                <w:ins w:id="566" w:author="Author" w:date="2024-11-14T08:17:00Z" w16du:dateUtc="2024-11-14T14:17:00Z"/>
                <w:rFonts w:ascii="Times New Roman" w:eastAsia="Times New Roman" w:hAnsi="Times New Roman"/>
                <w:sz w:val="24"/>
              </w:rPr>
            </w:pPr>
            <w:ins w:id="567" w:author="Author" w:date="2024-11-14T08:21:00Z">
              <w:r w:rsidRPr="00174718">
                <w:rPr>
                  <w:rFonts w:ascii="Times New Roman" w:eastAsia="Times New Roman" w:hAnsi="Times New Roman"/>
                  <w:sz w:val="24"/>
                </w:rPr>
                <w:t>Southeast Subregion</w:t>
              </w:r>
            </w:ins>
          </w:p>
        </w:tc>
        <w:tc>
          <w:tcPr>
            <w:tcW w:w="4675" w:type="dxa"/>
          </w:tcPr>
          <w:p w14:paraId="18266E0F" w14:textId="77777777" w:rsidR="00BF5323" w:rsidRPr="00174718" w:rsidRDefault="00BF5323" w:rsidP="00FE7259">
            <w:pPr>
              <w:tabs>
                <w:tab w:val="clear" w:pos="2431"/>
                <w:tab w:val="right" w:pos="720"/>
                <w:tab w:val="left" w:pos="1440"/>
                <w:tab w:val="right" w:leader="dot" w:pos="9360"/>
              </w:tabs>
              <w:spacing w:after="0"/>
              <w:rPr>
                <w:ins w:id="568" w:author="Author" w:date="2024-11-14T08:22:00Z" w16du:dateUtc="2024-11-14T14:22:00Z"/>
                <w:rFonts w:ascii="Times New Roman" w:eastAsia="Times New Roman" w:hAnsi="Times New Roman"/>
                <w:sz w:val="24"/>
                <w:szCs w:val="24"/>
              </w:rPr>
            </w:pPr>
            <w:ins w:id="569" w:author="Author" w:date="2024-11-14T08:22:00Z" w16du:dateUtc="2024-11-14T14:22:00Z">
              <w:r w:rsidRPr="00174718">
                <w:rPr>
                  <w:rFonts w:ascii="Times New Roman" w:eastAsia="Times New Roman" w:hAnsi="Times New Roman"/>
                  <w:sz w:val="24"/>
                  <w:szCs w:val="24"/>
                </w:rPr>
                <w:t>See Att. H tab, posted RRR File</w:t>
              </w:r>
            </w:ins>
          </w:p>
          <w:p w14:paraId="1558EF99" w14:textId="77777777" w:rsidR="00BF5323" w:rsidRPr="00174718" w:rsidRDefault="00BF5323" w:rsidP="00FE7259">
            <w:pPr>
              <w:tabs>
                <w:tab w:val="clear" w:pos="2431"/>
              </w:tabs>
              <w:spacing w:after="0" w:line="360" w:lineRule="auto"/>
              <w:jc w:val="both"/>
              <w:rPr>
                <w:ins w:id="570" w:author="Author" w:date="2024-11-14T08:17:00Z" w16du:dateUtc="2024-11-14T14:17:00Z"/>
                <w:rFonts w:ascii="Times New Roman" w:eastAsia="Times New Roman" w:hAnsi="Times New Roman"/>
                <w:sz w:val="24"/>
                <w:szCs w:val="24"/>
              </w:rPr>
            </w:pPr>
          </w:p>
        </w:tc>
      </w:tr>
      <w:tr w:rsidR="00BF5323" w:rsidRPr="00174718" w14:paraId="155FC709" w14:textId="77777777" w:rsidTr="00FE7259">
        <w:trPr>
          <w:ins w:id="571" w:author="Author" w:date="2024-11-14T08:17:00Z"/>
        </w:trPr>
        <w:tc>
          <w:tcPr>
            <w:tcW w:w="4675" w:type="dxa"/>
          </w:tcPr>
          <w:p w14:paraId="7CE83839" w14:textId="77777777" w:rsidR="00BF5323" w:rsidRPr="00174718" w:rsidRDefault="00BF5323" w:rsidP="00FE7259">
            <w:pPr>
              <w:tabs>
                <w:tab w:val="clear" w:pos="2431"/>
              </w:tabs>
              <w:spacing w:after="0" w:line="360" w:lineRule="auto"/>
              <w:jc w:val="both"/>
              <w:rPr>
                <w:ins w:id="572" w:author="Author" w:date="2024-11-14T08:17:00Z" w16du:dateUtc="2024-11-14T14:17:00Z"/>
                <w:rFonts w:ascii="Times New Roman" w:eastAsia="Times New Roman" w:hAnsi="Times New Roman"/>
                <w:sz w:val="24"/>
              </w:rPr>
            </w:pPr>
            <w:ins w:id="573" w:author="Author" w:date="2024-11-14T08:21:00Z">
              <w:r w:rsidRPr="00174718">
                <w:rPr>
                  <w:rFonts w:ascii="Times New Roman" w:eastAsia="Times New Roman" w:hAnsi="Times New Roman"/>
                  <w:sz w:val="24"/>
                </w:rPr>
                <w:t xml:space="preserve">Southwest </w:t>
              </w:r>
            </w:ins>
            <w:ins w:id="574" w:author="Author" w:date="2024-11-14T08:22:00Z">
              <w:r w:rsidRPr="00174718">
                <w:rPr>
                  <w:rFonts w:ascii="Times New Roman" w:eastAsia="Times New Roman" w:hAnsi="Times New Roman"/>
                  <w:sz w:val="24"/>
                </w:rPr>
                <w:t>Subregion</w:t>
              </w:r>
            </w:ins>
          </w:p>
        </w:tc>
        <w:tc>
          <w:tcPr>
            <w:tcW w:w="4675" w:type="dxa"/>
          </w:tcPr>
          <w:p w14:paraId="73C1D246" w14:textId="77777777" w:rsidR="00BF5323" w:rsidRPr="00174718" w:rsidRDefault="00BF5323" w:rsidP="00FE7259">
            <w:pPr>
              <w:tabs>
                <w:tab w:val="clear" w:pos="2431"/>
                <w:tab w:val="right" w:pos="720"/>
                <w:tab w:val="left" w:pos="1440"/>
                <w:tab w:val="right" w:leader="dot" w:pos="9360"/>
              </w:tabs>
              <w:spacing w:after="0"/>
              <w:rPr>
                <w:ins w:id="575" w:author="Author" w:date="2024-11-14T08:22:00Z" w16du:dateUtc="2024-11-14T14:22:00Z"/>
                <w:rFonts w:ascii="Times New Roman" w:eastAsia="Times New Roman" w:hAnsi="Times New Roman"/>
                <w:sz w:val="24"/>
                <w:szCs w:val="24"/>
              </w:rPr>
            </w:pPr>
            <w:ins w:id="576" w:author="Author" w:date="2024-11-14T08:22:00Z" w16du:dateUtc="2024-11-14T14:22:00Z">
              <w:r w:rsidRPr="00174718">
                <w:rPr>
                  <w:rFonts w:ascii="Times New Roman" w:eastAsia="Times New Roman" w:hAnsi="Times New Roman"/>
                  <w:sz w:val="24"/>
                  <w:szCs w:val="24"/>
                </w:rPr>
                <w:t>See Att. H tab, posted RRR File</w:t>
              </w:r>
            </w:ins>
          </w:p>
          <w:p w14:paraId="6DACB319" w14:textId="77777777" w:rsidR="00BF5323" w:rsidRPr="00174718" w:rsidRDefault="00BF5323" w:rsidP="00FE7259">
            <w:pPr>
              <w:tabs>
                <w:tab w:val="clear" w:pos="2431"/>
              </w:tabs>
              <w:spacing w:after="0" w:line="360" w:lineRule="auto"/>
              <w:jc w:val="both"/>
              <w:rPr>
                <w:ins w:id="577" w:author="Author" w:date="2024-11-14T08:17:00Z" w16du:dateUtc="2024-11-14T14:17:00Z"/>
                <w:rFonts w:ascii="Times New Roman" w:eastAsia="Times New Roman" w:hAnsi="Times New Roman"/>
                <w:sz w:val="24"/>
                <w:szCs w:val="24"/>
              </w:rPr>
            </w:pPr>
          </w:p>
        </w:tc>
      </w:tr>
    </w:tbl>
    <w:p w14:paraId="16636EFA"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7FA523F7" w14:textId="77777777" w:rsidR="00BF5323" w:rsidRPr="00174718" w:rsidRDefault="00BF5323" w:rsidP="00BF5323">
      <w:pPr>
        <w:tabs>
          <w:tab w:val="clear" w:pos="2431"/>
        </w:tabs>
        <w:spacing w:after="0"/>
        <w:ind w:left="990" w:hanging="99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Note A:  The Annual Transmission Revenue Requirements (“ATRR”) for each Zone </w:t>
      </w:r>
      <w:ins w:id="578" w:author="Author" w:date="2024-11-14T08:25:00Z">
        <w:r w:rsidRPr="00174718">
          <w:rPr>
            <w:rFonts w:ascii="Times New Roman" w:eastAsia="Times New Roman" w:hAnsi="Times New Roman" w:cs="Times New Roman"/>
            <w:sz w:val="24"/>
            <w:szCs w:val="20"/>
          </w:rPr>
          <w:t xml:space="preserve">and each Subregion </w:t>
        </w:r>
      </w:ins>
      <w:r w:rsidRPr="00174718">
        <w:rPr>
          <w:rFonts w:ascii="Times New Roman" w:eastAsia="Times New Roman" w:hAnsi="Times New Roman" w:cs="Times New Roman"/>
          <w:sz w:val="24"/>
          <w:szCs w:val="20"/>
        </w:rPr>
        <w:t>are set forth in the Revenue Requirements and Rates File (“RRR File”) posted on the SPP website.</w:t>
      </w:r>
    </w:p>
    <w:p w14:paraId="7D61AEF1"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27814944"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Table 2-A specifies the Region-wide ATRR for Network Upgrades needed prior to October 1, 2015 and Table 2-B specifies the Region-wide ATRR for Network Upgrades needed on or after October 1, 2015.  The Region-wide ATRR, shown in Line 8 of Section I, Table 2-</w:t>
      </w:r>
      <w:r w:rsidRPr="00174718">
        <w:rPr>
          <w:rFonts w:ascii="Times New Roman" w:eastAsia="Times New Roman" w:hAnsi="Times New Roman" w:cs="Times New Roman"/>
          <w:sz w:val="24"/>
          <w:szCs w:val="20"/>
        </w:rPr>
        <w:lastRenderedPageBreak/>
        <w:t>A, shall be the sum of (i) the Base Plan Region-wide Annual Transmission Revenue Requirements (“Base Plan Region-wide ATRR”) (reflected in Line 1 and  Line 2), (ii) the total Balanced Portfolio Region-wide Annual Transmission Revenue Requirements (“Balanced Portfolio Region-wide ATRR”) (reflected in Line 3 and Line 4), (iii) for transmission service beginning prior to October 1, 2015, the Base Plan Region-wide ATRR to pay Upgrade Sponsors as determined in accordance with Attachment Z2 of this Tariff (reflected in Line 5),</w:t>
      </w:r>
      <w:r w:rsidRPr="00174718">
        <w:rPr>
          <w:rFonts w:ascii="Times New Roman" w:eastAsia="Calibri" w:hAnsi="Times New Roman" w:cs="Times New Roman"/>
          <w:sz w:val="24"/>
          <w:szCs w:val="20"/>
        </w:rPr>
        <w:t xml:space="preserve"> and (iv) the Interregional Planning Region Annual Transmission Revenue Requirements (“Interregional Planning Region ATRR”) allocable to customers receiving transmission service under this Tariff for any Interregional Project(s) constructed within the SPP Region (Line 6) and/or within other Interregional Planning Regions (Line 7)</w:t>
      </w:r>
      <w:r w:rsidRPr="00174718">
        <w:rPr>
          <w:rFonts w:ascii="Times New Roman" w:eastAsia="Times New Roman" w:hAnsi="Times New Roman" w:cs="Times New Roman"/>
          <w:sz w:val="24"/>
          <w:szCs w:val="20"/>
        </w:rPr>
        <w:t>.</w:t>
      </w:r>
    </w:p>
    <w:p w14:paraId="25E476F8"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48B4C396"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Region-wide ATRR shown in Line 10 of Section I, Table 2-B, shall be the sum of (i) the Base Plan Region-wide ATRR (reflected in Line 1 and Line 2), (ii) the total Balanced Portfolio Region-wide ATRR (reflected in Line 3 and Line 4) and (iii) for transmission service beginning on or after October 1, 2015, the Base Plan Region-wide ATRR to pay Upgrade Sponsors as determined in accordance with Attachment Z2 of this Tariff (reflected in Line 5), </w:t>
      </w:r>
      <w:r w:rsidRPr="00174718">
        <w:rPr>
          <w:rFonts w:ascii="Times New Roman" w:eastAsia="Calibri" w:hAnsi="Times New Roman" w:cs="Times New Roman"/>
          <w:sz w:val="24"/>
          <w:szCs w:val="20"/>
        </w:rPr>
        <w:t>(iv) the Interregional Planning Region Annual Transmission Revenue Requirements (“Interregional Planning Region ATRR”) allocable to customers receiving transmission service under this Tariff for any Interregional Project(s) constructed within the SPP Region (Line 6) and/or within other Interregional Planning Regions (Line 7a), (v) the Annual Transmission Revenue Requirements approved for inclusion in the Region-wide ATRR (Line 7b) and associated with any transmission upgrade approved pursuant to the coordination agreements listed in Addendum 1 to Attachment O, and (vi) the positive or negative amount included in the Region-wide ATRR as a result of JTIQ Upgrades constructed on the Transmission System (Line 9)</w:t>
      </w:r>
      <w:r w:rsidRPr="00174718">
        <w:rPr>
          <w:rFonts w:ascii="Times New Roman" w:eastAsia="Times New Roman" w:hAnsi="Times New Roman" w:cs="Times New Roman"/>
          <w:sz w:val="24"/>
          <w:szCs w:val="20"/>
        </w:rPr>
        <w:t>.</w:t>
      </w:r>
    </w:p>
    <w:p w14:paraId="59C033DF"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w:t>
      </w:r>
    </w:p>
    <w:p w14:paraId="3D92DECF"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p>
    <w:p w14:paraId="467A7B26"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As described in Schedule 11, the Region-wide Charges for Zones 1 through 18 shall be based upon Line 10 of Table 2-A and Line 10 of Table 2-B. The Region-wide Charges for Zone 19 shall be based upon Line 8 of Table 2-B.</w:t>
      </w:r>
    </w:p>
    <w:p w14:paraId="63D33360" w14:textId="77777777" w:rsidR="00BF5323" w:rsidRPr="00174718" w:rsidRDefault="00BF5323" w:rsidP="00BF5323">
      <w:pPr>
        <w:tabs>
          <w:tab w:val="clear" w:pos="2431"/>
        </w:tabs>
        <w:spacing w:after="0" w:line="360" w:lineRule="auto"/>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Table 2-A</w:t>
      </w:r>
    </w:p>
    <w:p w14:paraId="3866CA29" w14:textId="77777777" w:rsidR="00BF5323" w:rsidRPr="00174718" w:rsidRDefault="00BF5323" w:rsidP="00BF5323">
      <w:pPr>
        <w:tabs>
          <w:tab w:val="clear" w:pos="2431"/>
        </w:tabs>
        <w:spacing w:after="0" w:line="360" w:lineRule="auto"/>
        <w:jc w:val="center"/>
        <w:rPr>
          <w:rFonts w:ascii="Times New Roman" w:eastAsia="Times New Roman" w:hAnsi="Times New Roman" w:cs="Times New Roman"/>
          <w:sz w:val="24"/>
          <w:szCs w:val="20"/>
          <w:u w:val="single"/>
        </w:rPr>
      </w:pPr>
      <w:r w:rsidRPr="00174718">
        <w:rPr>
          <w:rFonts w:ascii="Times New Roman" w:eastAsia="Times New Roman" w:hAnsi="Times New Roman" w:cs="Times New Roman"/>
          <w:sz w:val="24"/>
          <w:szCs w:val="20"/>
          <w:u w:val="single"/>
        </w:rPr>
        <w:t>(See Note B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8"/>
        <w:gridCol w:w="6563"/>
        <w:gridCol w:w="2149"/>
      </w:tblGrid>
      <w:tr w:rsidR="00BF5323" w:rsidRPr="00174718" w14:paraId="5BF60360" w14:textId="77777777" w:rsidTr="00FE7259">
        <w:tc>
          <w:tcPr>
            <w:tcW w:w="648" w:type="dxa"/>
            <w:tcBorders>
              <w:top w:val="single" w:sz="4" w:space="0" w:color="auto"/>
              <w:left w:val="single" w:sz="4" w:space="0" w:color="auto"/>
              <w:bottom w:val="single" w:sz="4" w:space="0" w:color="auto"/>
              <w:right w:val="single" w:sz="4" w:space="0" w:color="auto"/>
            </w:tcBorders>
          </w:tcPr>
          <w:p w14:paraId="5A664A07"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p>
        </w:tc>
        <w:tc>
          <w:tcPr>
            <w:tcW w:w="6732" w:type="dxa"/>
            <w:tcBorders>
              <w:top w:val="single" w:sz="4" w:space="0" w:color="auto"/>
              <w:left w:val="single" w:sz="4" w:space="0" w:color="auto"/>
              <w:bottom w:val="single" w:sz="4" w:space="0" w:color="auto"/>
              <w:right w:val="single" w:sz="4" w:space="0" w:color="auto"/>
            </w:tcBorders>
          </w:tcPr>
          <w:p w14:paraId="2132E528"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Region-wide ATRR (NTC prior to June 19, 2010)</w:t>
            </w:r>
          </w:p>
        </w:tc>
        <w:tc>
          <w:tcPr>
            <w:tcW w:w="2196" w:type="dxa"/>
            <w:tcBorders>
              <w:top w:val="single" w:sz="4" w:space="0" w:color="auto"/>
              <w:left w:val="single" w:sz="4" w:space="0" w:color="auto"/>
              <w:bottom w:val="single" w:sz="4" w:space="0" w:color="auto"/>
              <w:right w:val="single" w:sz="4" w:space="0" w:color="auto"/>
            </w:tcBorders>
          </w:tcPr>
          <w:p w14:paraId="388DF79D"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96111D6"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p>
        </w:tc>
      </w:tr>
      <w:tr w:rsidR="00BF5323" w:rsidRPr="00174718" w14:paraId="3B782C6D" w14:textId="77777777" w:rsidTr="00FE7259">
        <w:tc>
          <w:tcPr>
            <w:tcW w:w="648" w:type="dxa"/>
            <w:tcBorders>
              <w:top w:val="single" w:sz="4" w:space="0" w:color="auto"/>
              <w:left w:val="single" w:sz="4" w:space="0" w:color="auto"/>
              <w:bottom w:val="single" w:sz="4" w:space="0" w:color="auto"/>
              <w:right w:val="single" w:sz="4" w:space="0" w:color="auto"/>
            </w:tcBorders>
          </w:tcPr>
          <w:p w14:paraId="07EC6267"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p>
        </w:tc>
        <w:tc>
          <w:tcPr>
            <w:tcW w:w="6732" w:type="dxa"/>
            <w:tcBorders>
              <w:top w:val="single" w:sz="4" w:space="0" w:color="auto"/>
              <w:left w:val="single" w:sz="4" w:space="0" w:color="auto"/>
              <w:bottom w:val="single" w:sz="4" w:space="0" w:color="auto"/>
              <w:right w:val="single" w:sz="4" w:space="0" w:color="auto"/>
            </w:tcBorders>
          </w:tcPr>
          <w:p w14:paraId="1287CBCF"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Region-wide ATRR (NTC on or after June 19, 2010)</w:t>
            </w:r>
          </w:p>
        </w:tc>
        <w:tc>
          <w:tcPr>
            <w:tcW w:w="2196" w:type="dxa"/>
            <w:tcBorders>
              <w:top w:val="single" w:sz="4" w:space="0" w:color="auto"/>
              <w:left w:val="single" w:sz="4" w:space="0" w:color="auto"/>
              <w:bottom w:val="single" w:sz="4" w:space="0" w:color="auto"/>
              <w:right w:val="single" w:sz="4" w:space="0" w:color="auto"/>
            </w:tcBorders>
          </w:tcPr>
          <w:p w14:paraId="7EA27520"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39743DEB"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p>
        </w:tc>
      </w:tr>
      <w:tr w:rsidR="00BF5323" w:rsidRPr="00174718" w14:paraId="739D6A35" w14:textId="77777777" w:rsidTr="00FE7259">
        <w:tc>
          <w:tcPr>
            <w:tcW w:w="648" w:type="dxa"/>
            <w:tcBorders>
              <w:top w:val="single" w:sz="4" w:space="0" w:color="auto"/>
              <w:left w:val="single" w:sz="4" w:space="0" w:color="auto"/>
              <w:bottom w:val="single" w:sz="4" w:space="0" w:color="auto"/>
              <w:right w:val="single" w:sz="4" w:space="0" w:color="auto"/>
            </w:tcBorders>
          </w:tcPr>
          <w:p w14:paraId="0C4D1317"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p>
        </w:tc>
        <w:tc>
          <w:tcPr>
            <w:tcW w:w="6732" w:type="dxa"/>
            <w:tcBorders>
              <w:top w:val="single" w:sz="4" w:space="0" w:color="auto"/>
              <w:left w:val="single" w:sz="4" w:space="0" w:color="auto"/>
              <w:bottom w:val="single" w:sz="4" w:space="0" w:color="auto"/>
              <w:right w:val="single" w:sz="4" w:space="0" w:color="auto"/>
            </w:tcBorders>
          </w:tcPr>
          <w:p w14:paraId="03E20365"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Total ATRR reallocated to Balanced Portfolio Region-wide ATRR from Column (6), Section I, Table 1</w:t>
            </w:r>
          </w:p>
        </w:tc>
        <w:tc>
          <w:tcPr>
            <w:tcW w:w="2196" w:type="dxa"/>
            <w:tcBorders>
              <w:top w:val="single" w:sz="4" w:space="0" w:color="auto"/>
              <w:left w:val="single" w:sz="4" w:space="0" w:color="auto"/>
              <w:bottom w:val="single" w:sz="4" w:space="0" w:color="auto"/>
              <w:right w:val="single" w:sz="4" w:space="0" w:color="auto"/>
            </w:tcBorders>
          </w:tcPr>
          <w:p w14:paraId="10A8E959"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3B0CC2E4"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p>
        </w:tc>
      </w:tr>
      <w:tr w:rsidR="00BF5323" w:rsidRPr="00174718" w14:paraId="71832353" w14:textId="77777777" w:rsidTr="00FE7259">
        <w:tc>
          <w:tcPr>
            <w:tcW w:w="648" w:type="dxa"/>
            <w:tcBorders>
              <w:top w:val="single" w:sz="4" w:space="0" w:color="auto"/>
              <w:left w:val="single" w:sz="4" w:space="0" w:color="auto"/>
              <w:bottom w:val="single" w:sz="4" w:space="0" w:color="auto"/>
              <w:right w:val="single" w:sz="4" w:space="0" w:color="auto"/>
            </w:tcBorders>
          </w:tcPr>
          <w:p w14:paraId="79007B19"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p>
        </w:tc>
        <w:tc>
          <w:tcPr>
            <w:tcW w:w="6732" w:type="dxa"/>
            <w:tcBorders>
              <w:top w:val="single" w:sz="4" w:space="0" w:color="auto"/>
              <w:left w:val="single" w:sz="4" w:space="0" w:color="auto"/>
              <w:bottom w:val="single" w:sz="4" w:space="0" w:color="auto"/>
              <w:right w:val="single" w:sz="4" w:space="0" w:color="auto"/>
            </w:tcBorders>
          </w:tcPr>
          <w:p w14:paraId="227F5410"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Balanced Portfolio Region-wide ATRR</w:t>
            </w:r>
          </w:p>
        </w:tc>
        <w:tc>
          <w:tcPr>
            <w:tcW w:w="2196" w:type="dxa"/>
            <w:tcBorders>
              <w:top w:val="single" w:sz="4" w:space="0" w:color="auto"/>
              <w:left w:val="single" w:sz="4" w:space="0" w:color="auto"/>
              <w:bottom w:val="single" w:sz="4" w:space="0" w:color="auto"/>
              <w:right w:val="single" w:sz="4" w:space="0" w:color="auto"/>
            </w:tcBorders>
          </w:tcPr>
          <w:p w14:paraId="09C8A589"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r>
      <w:tr w:rsidR="00BF5323" w:rsidRPr="00174718" w14:paraId="7C1B141C" w14:textId="77777777" w:rsidTr="00FE7259">
        <w:tc>
          <w:tcPr>
            <w:tcW w:w="648" w:type="dxa"/>
            <w:tcBorders>
              <w:top w:val="single" w:sz="4" w:space="0" w:color="auto"/>
              <w:left w:val="single" w:sz="4" w:space="0" w:color="auto"/>
              <w:bottom w:val="single" w:sz="4" w:space="0" w:color="auto"/>
              <w:right w:val="single" w:sz="4" w:space="0" w:color="auto"/>
            </w:tcBorders>
          </w:tcPr>
          <w:p w14:paraId="4EEF2DF3"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p>
        </w:tc>
        <w:tc>
          <w:tcPr>
            <w:tcW w:w="6732" w:type="dxa"/>
            <w:tcBorders>
              <w:top w:val="single" w:sz="4" w:space="0" w:color="auto"/>
              <w:left w:val="single" w:sz="4" w:space="0" w:color="auto"/>
              <w:bottom w:val="single" w:sz="4" w:space="0" w:color="auto"/>
              <w:right w:val="single" w:sz="4" w:space="0" w:color="auto"/>
            </w:tcBorders>
          </w:tcPr>
          <w:p w14:paraId="48C2946D"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Region-wide ATRR to pay Upgrade Sponsors</w:t>
            </w:r>
          </w:p>
        </w:tc>
        <w:tc>
          <w:tcPr>
            <w:tcW w:w="2196" w:type="dxa"/>
            <w:tcBorders>
              <w:top w:val="single" w:sz="4" w:space="0" w:color="auto"/>
              <w:left w:val="single" w:sz="4" w:space="0" w:color="auto"/>
              <w:bottom w:val="single" w:sz="4" w:space="0" w:color="auto"/>
              <w:right w:val="single" w:sz="4" w:space="0" w:color="auto"/>
            </w:tcBorders>
          </w:tcPr>
          <w:p w14:paraId="6BC4E892"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B3E685B" w14:textId="77777777" w:rsidTr="00FE7259">
        <w:tc>
          <w:tcPr>
            <w:tcW w:w="648" w:type="dxa"/>
            <w:tcBorders>
              <w:top w:val="single" w:sz="4" w:space="0" w:color="auto"/>
              <w:left w:val="single" w:sz="4" w:space="0" w:color="auto"/>
              <w:bottom w:val="single" w:sz="4" w:space="0" w:color="auto"/>
              <w:right w:val="single" w:sz="4" w:space="0" w:color="auto"/>
            </w:tcBorders>
          </w:tcPr>
          <w:p w14:paraId="35DF65BE"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6</w:t>
            </w:r>
          </w:p>
        </w:tc>
        <w:tc>
          <w:tcPr>
            <w:tcW w:w="6732" w:type="dxa"/>
            <w:tcBorders>
              <w:top w:val="single" w:sz="4" w:space="0" w:color="auto"/>
              <w:left w:val="single" w:sz="4" w:space="0" w:color="auto"/>
              <w:bottom w:val="single" w:sz="4" w:space="0" w:color="auto"/>
              <w:right w:val="single" w:sz="4" w:space="0" w:color="auto"/>
            </w:tcBorders>
          </w:tcPr>
          <w:p w14:paraId="564EEF55"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Calibri" w:hAnsi="Times New Roman" w:cs="Times New Roman"/>
                <w:sz w:val="24"/>
                <w:szCs w:val="20"/>
              </w:rPr>
              <w:t>SPP Interregional Planning Region ATRR</w:t>
            </w:r>
          </w:p>
        </w:tc>
        <w:tc>
          <w:tcPr>
            <w:tcW w:w="2196" w:type="dxa"/>
            <w:tcBorders>
              <w:top w:val="single" w:sz="4" w:space="0" w:color="auto"/>
              <w:left w:val="single" w:sz="4" w:space="0" w:color="auto"/>
              <w:bottom w:val="single" w:sz="4" w:space="0" w:color="auto"/>
              <w:right w:val="single" w:sz="4" w:space="0" w:color="auto"/>
            </w:tcBorders>
          </w:tcPr>
          <w:p w14:paraId="2D406A65"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E494E82" w14:textId="77777777" w:rsidTr="00FE7259">
        <w:tc>
          <w:tcPr>
            <w:tcW w:w="648" w:type="dxa"/>
            <w:tcBorders>
              <w:top w:val="single" w:sz="4" w:space="0" w:color="auto"/>
              <w:left w:val="single" w:sz="4" w:space="0" w:color="auto"/>
              <w:bottom w:val="single" w:sz="4" w:space="0" w:color="auto"/>
              <w:right w:val="single" w:sz="4" w:space="0" w:color="auto"/>
            </w:tcBorders>
          </w:tcPr>
          <w:p w14:paraId="44361F5C"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w:t>
            </w:r>
          </w:p>
        </w:tc>
        <w:tc>
          <w:tcPr>
            <w:tcW w:w="6732" w:type="dxa"/>
            <w:tcBorders>
              <w:top w:val="single" w:sz="4" w:space="0" w:color="auto"/>
              <w:left w:val="single" w:sz="4" w:space="0" w:color="auto"/>
              <w:bottom w:val="single" w:sz="4" w:space="0" w:color="auto"/>
              <w:right w:val="single" w:sz="4" w:space="0" w:color="auto"/>
            </w:tcBorders>
          </w:tcPr>
          <w:p w14:paraId="6B5DDE04"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Calibri" w:hAnsi="Times New Roman" w:cs="Times New Roman"/>
                <w:sz w:val="24"/>
                <w:szCs w:val="20"/>
              </w:rPr>
              <w:t>Other Interregional Planning Region ATRR</w:t>
            </w:r>
          </w:p>
        </w:tc>
        <w:tc>
          <w:tcPr>
            <w:tcW w:w="2196" w:type="dxa"/>
            <w:tcBorders>
              <w:top w:val="single" w:sz="4" w:space="0" w:color="auto"/>
              <w:left w:val="single" w:sz="4" w:space="0" w:color="auto"/>
              <w:bottom w:val="single" w:sz="4" w:space="0" w:color="auto"/>
              <w:right w:val="single" w:sz="4" w:space="0" w:color="auto"/>
            </w:tcBorders>
          </w:tcPr>
          <w:p w14:paraId="0B1B383E"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4F963CD" w14:textId="77777777" w:rsidTr="00FE7259">
        <w:tc>
          <w:tcPr>
            <w:tcW w:w="648" w:type="dxa"/>
            <w:tcBorders>
              <w:top w:val="single" w:sz="4" w:space="0" w:color="auto"/>
              <w:left w:val="single" w:sz="4" w:space="0" w:color="auto"/>
              <w:bottom w:val="single" w:sz="4" w:space="0" w:color="auto"/>
              <w:right w:val="single" w:sz="4" w:space="0" w:color="auto"/>
            </w:tcBorders>
          </w:tcPr>
          <w:p w14:paraId="4D559C9B"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8</w:t>
            </w:r>
          </w:p>
        </w:tc>
        <w:tc>
          <w:tcPr>
            <w:tcW w:w="6732" w:type="dxa"/>
            <w:tcBorders>
              <w:top w:val="single" w:sz="4" w:space="0" w:color="auto"/>
              <w:left w:val="single" w:sz="4" w:space="0" w:color="auto"/>
              <w:bottom w:val="single" w:sz="4" w:space="0" w:color="auto"/>
              <w:right w:val="single" w:sz="4" w:space="0" w:color="auto"/>
            </w:tcBorders>
          </w:tcPr>
          <w:p w14:paraId="6865B5CE"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Region-wide ATRR (Sum of Lines 1 through 7)</w:t>
            </w:r>
          </w:p>
        </w:tc>
        <w:tc>
          <w:tcPr>
            <w:tcW w:w="2196" w:type="dxa"/>
            <w:tcBorders>
              <w:top w:val="single" w:sz="4" w:space="0" w:color="auto"/>
              <w:left w:val="single" w:sz="4" w:space="0" w:color="auto"/>
              <w:bottom w:val="single" w:sz="4" w:space="0" w:color="auto"/>
              <w:right w:val="single" w:sz="4" w:space="0" w:color="auto"/>
            </w:tcBorders>
          </w:tcPr>
          <w:p w14:paraId="20FC9553"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r>
    </w:tbl>
    <w:p w14:paraId="3E76705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60C15ECC" w14:textId="77777777" w:rsidR="00BF5323" w:rsidRPr="00174718" w:rsidRDefault="00BF5323" w:rsidP="00BF5323">
      <w:pPr>
        <w:tabs>
          <w:tab w:val="clear" w:pos="2431"/>
        </w:tabs>
        <w:spacing w:after="0" w:line="360" w:lineRule="auto"/>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Table 2-B</w:t>
      </w:r>
    </w:p>
    <w:p w14:paraId="755EAF18" w14:textId="77777777" w:rsidR="00BF5323" w:rsidRPr="00174718" w:rsidRDefault="00BF5323" w:rsidP="00BF5323">
      <w:pPr>
        <w:tabs>
          <w:tab w:val="clear" w:pos="2431"/>
        </w:tabs>
        <w:spacing w:after="0" w:line="360" w:lineRule="auto"/>
        <w:jc w:val="center"/>
        <w:rPr>
          <w:rFonts w:ascii="Times New Roman" w:eastAsia="Times New Roman" w:hAnsi="Times New Roman" w:cs="Times New Roman"/>
          <w:sz w:val="24"/>
          <w:szCs w:val="20"/>
          <w:u w:val="single"/>
        </w:rPr>
      </w:pPr>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sz w:val="24"/>
          <w:szCs w:val="20"/>
          <w:u w:val="single"/>
        </w:rPr>
        <w:t>(See Notes B, C, and D below)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
        <w:gridCol w:w="6828"/>
        <w:gridCol w:w="2244"/>
      </w:tblGrid>
      <w:tr w:rsidR="00BF5323" w:rsidRPr="00174718" w14:paraId="65F198C7" w14:textId="77777777" w:rsidTr="00FE7259">
        <w:tc>
          <w:tcPr>
            <w:tcW w:w="576" w:type="dxa"/>
            <w:tcBorders>
              <w:top w:val="single" w:sz="4" w:space="0" w:color="auto"/>
              <w:left w:val="single" w:sz="4" w:space="0" w:color="auto"/>
              <w:bottom w:val="single" w:sz="4" w:space="0" w:color="auto"/>
              <w:right w:val="single" w:sz="4" w:space="0" w:color="auto"/>
            </w:tcBorders>
            <w:hideMark/>
          </w:tcPr>
          <w:p w14:paraId="4C7016A4"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p>
        </w:tc>
        <w:tc>
          <w:tcPr>
            <w:tcW w:w="6828" w:type="dxa"/>
            <w:tcBorders>
              <w:top w:val="single" w:sz="4" w:space="0" w:color="auto"/>
              <w:left w:val="single" w:sz="4" w:space="0" w:color="auto"/>
              <w:bottom w:val="single" w:sz="4" w:space="0" w:color="auto"/>
              <w:right w:val="single" w:sz="4" w:space="0" w:color="auto"/>
            </w:tcBorders>
            <w:hideMark/>
          </w:tcPr>
          <w:p w14:paraId="03217337"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Base Plan Region-wide ATRR (NTC prior to June 19, 2010) </w:t>
            </w:r>
          </w:p>
        </w:tc>
        <w:tc>
          <w:tcPr>
            <w:tcW w:w="2244" w:type="dxa"/>
            <w:tcBorders>
              <w:top w:val="single" w:sz="4" w:space="0" w:color="auto"/>
              <w:left w:val="single" w:sz="4" w:space="0" w:color="auto"/>
              <w:bottom w:val="single" w:sz="4" w:space="0" w:color="auto"/>
              <w:right w:val="single" w:sz="4" w:space="0" w:color="auto"/>
            </w:tcBorders>
          </w:tcPr>
          <w:p w14:paraId="354DAC18"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7FCFE783"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p>
        </w:tc>
      </w:tr>
      <w:tr w:rsidR="00BF5323" w:rsidRPr="00174718" w14:paraId="269E457D" w14:textId="77777777" w:rsidTr="00FE7259">
        <w:tc>
          <w:tcPr>
            <w:tcW w:w="576" w:type="dxa"/>
            <w:tcBorders>
              <w:top w:val="single" w:sz="4" w:space="0" w:color="auto"/>
              <w:left w:val="single" w:sz="4" w:space="0" w:color="auto"/>
              <w:bottom w:val="single" w:sz="4" w:space="0" w:color="auto"/>
              <w:right w:val="single" w:sz="4" w:space="0" w:color="auto"/>
            </w:tcBorders>
            <w:hideMark/>
          </w:tcPr>
          <w:p w14:paraId="007F04CE"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p>
        </w:tc>
        <w:tc>
          <w:tcPr>
            <w:tcW w:w="6828" w:type="dxa"/>
            <w:tcBorders>
              <w:top w:val="single" w:sz="4" w:space="0" w:color="auto"/>
              <w:left w:val="single" w:sz="4" w:space="0" w:color="auto"/>
              <w:bottom w:val="single" w:sz="4" w:space="0" w:color="auto"/>
              <w:right w:val="single" w:sz="4" w:space="0" w:color="auto"/>
            </w:tcBorders>
            <w:hideMark/>
          </w:tcPr>
          <w:p w14:paraId="23E805A4"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Base Plan Region-wide ATRR (NTC on or after June 19, 2010)</w:t>
            </w:r>
          </w:p>
        </w:tc>
        <w:tc>
          <w:tcPr>
            <w:tcW w:w="2244" w:type="dxa"/>
            <w:tcBorders>
              <w:top w:val="single" w:sz="4" w:space="0" w:color="auto"/>
              <w:left w:val="single" w:sz="4" w:space="0" w:color="auto"/>
              <w:bottom w:val="single" w:sz="4" w:space="0" w:color="auto"/>
              <w:right w:val="single" w:sz="4" w:space="0" w:color="auto"/>
            </w:tcBorders>
          </w:tcPr>
          <w:p w14:paraId="172D1DE7"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p w14:paraId="38E0E42C"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p>
        </w:tc>
      </w:tr>
      <w:tr w:rsidR="00BF5323" w:rsidRPr="00174718" w14:paraId="1F17CBF4" w14:textId="77777777" w:rsidTr="00FE7259">
        <w:tc>
          <w:tcPr>
            <w:tcW w:w="576" w:type="dxa"/>
            <w:tcBorders>
              <w:top w:val="single" w:sz="4" w:space="0" w:color="auto"/>
              <w:left w:val="single" w:sz="4" w:space="0" w:color="auto"/>
              <w:bottom w:val="single" w:sz="4" w:space="0" w:color="auto"/>
              <w:right w:val="single" w:sz="4" w:space="0" w:color="auto"/>
            </w:tcBorders>
            <w:hideMark/>
          </w:tcPr>
          <w:p w14:paraId="20DC91F2" w14:textId="77777777" w:rsidR="00BF5323" w:rsidRPr="00174718" w:rsidRDefault="00BF5323" w:rsidP="00FE7259">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p>
        </w:tc>
        <w:tc>
          <w:tcPr>
            <w:tcW w:w="6828" w:type="dxa"/>
            <w:tcBorders>
              <w:top w:val="single" w:sz="4" w:space="0" w:color="auto"/>
              <w:left w:val="single" w:sz="4" w:space="0" w:color="auto"/>
              <w:bottom w:val="single" w:sz="4" w:space="0" w:color="auto"/>
              <w:right w:val="single" w:sz="4" w:space="0" w:color="auto"/>
            </w:tcBorders>
            <w:hideMark/>
          </w:tcPr>
          <w:p w14:paraId="48D7B9F8" w14:textId="77777777" w:rsidR="00BF5323" w:rsidRPr="00174718" w:rsidRDefault="00BF5323" w:rsidP="00FE7259">
            <w:pPr>
              <w:tabs>
                <w:tab w:val="clear" w:pos="2431"/>
                <w:tab w:val="center" w:pos="4320"/>
                <w:tab w:val="right" w:pos="8640"/>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Total ATRR reallocated to Balanced Portfolio Region-wide ATRR from Column (6), Section I, Table 1</w:t>
            </w:r>
          </w:p>
        </w:tc>
        <w:tc>
          <w:tcPr>
            <w:tcW w:w="2244" w:type="dxa"/>
            <w:tcBorders>
              <w:top w:val="single" w:sz="4" w:space="0" w:color="auto"/>
              <w:left w:val="single" w:sz="4" w:space="0" w:color="auto"/>
              <w:bottom w:val="single" w:sz="4" w:space="0" w:color="auto"/>
              <w:right w:val="single" w:sz="4" w:space="0" w:color="auto"/>
            </w:tcBorders>
          </w:tcPr>
          <w:p w14:paraId="17063CC2"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p w14:paraId="655593E6"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p>
        </w:tc>
      </w:tr>
      <w:tr w:rsidR="00BF5323" w:rsidRPr="00174718" w14:paraId="0703CF35" w14:textId="77777777" w:rsidTr="00FE7259">
        <w:tc>
          <w:tcPr>
            <w:tcW w:w="576" w:type="dxa"/>
            <w:tcBorders>
              <w:top w:val="single" w:sz="4" w:space="0" w:color="auto"/>
              <w:left w:val="single" w:sz="4" w:space="0" w:color="auto"/>
              <w:bottom w:val="single" w:sz="4" w:space="0" w:color="auto"/>
              <w:right w:val="single" w:sz="4" w:space="0" w:color="auto"/>
            </w:tcBorders>
            <w:hideMark/>
          </w:tcPr>
          <w:p w14:paraId="6EF80A9B"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p>
        </w:tc>
        <w:tc>
          <w:tcPr>
            <w:tcW w:w="6828" w:type="dxa"/>
            <w:tcBorders>
              <w:top w:val="single" w:sz="4" w:space="0" w:color="auto"/>
              <w:left w:val="single" w:sz="4" w:space="0" w:color="auto"/>
              <w:bottom w:val="single" w:sz="4" w:space="0" w:color="auto"/>
              <w:right w:val="single" w:sz="4" w:space="0" w:color="auto"/>
            </w:tcBorders>
            <w:hideMark/>
          </w:tcPr>
          <w:p w14:paraId="3CBBDAA3"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Balanced Portfolio Region-wide ATRR</w:t>
            </w:r>
          </w:p>
        </w:tc>
        <w:tc>
          <w:tcPr>
            <w:tcW w:w="2244" w:type="dxa"/>
            <w:tcBorders>
              <w:top w:val="single" w:sz="4" w:space="0" w:color="auto"/>
              <w:left w:val="single" w:sz="4" w:space="0" w:color="auto"/>
              <w:bottom w:val="single" w:sz="4" w:space="0" w:color="auto"/>
              <w:right w:val="single" w:sz="4" w:space="0" w:color="auto"/>
            </w:tcBorders>
            <w:hideMark/>
          </w:tcPr>
          <w:p w14:paraId="0DBF82A6"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r>
      <w:tr w:rsidR="00BF5323" w:rsidRPr="00174718" w14:paraId="3D2AC2FE" w14:textId="77777777" w:rsidTr="00FE7259">
        <w:tc>
          <w:tcPr>
            <w:tcW w:w="576" w:type="dxa"/>
            <w:tcBorders>
              <w:top w:val="single" w:sz="4" w:space="0" w:color="auto"/>
              <w:left w:val="single" w:sz="4" w:space="0" w:color="auto"/>
              <w:bottom w:val="single" w:sz="4" w:space="0" w:color="auto"/>
              <w:right w:val="single" w:sz="4" w:space="0" w:color="auto"/>
            </w:tcBorders>
            <w:hideMark/>
          </w:tcPr>
          <w:p w14:paraId="3830E0DF"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p>
        </w:tc>
        <w:tc>
          <w:tcPr>
            <w:tcW w:w="6828" w:type="dxa"/>
            <w:tcBorders>
              <w:top w:val="single" w:sz="4" w:space="0" w:color="auto"/>
              <w:left w:val="single" w:sz="4" w:space="0" w:color="auto"/>
              <w:bottom w:val="single" w:sz="4" w:space="0" w:color="auto"/>
              <w:right w:val="single" w:sz="4" w:space="0" w:color="auto"/>
            </w:tcBorders>
            <w:hideMark/>
          </w:tcPr>
          <w:p w14:paraId="462FA2D4"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Base Plan Region-wide ATRR to pay Upgrade Sponsors </w:t>
            </w:r>
          </w:p>
        </w:tc>
        <w:tc>
          <w:tcPr>
            <w:tcW w:w="2244" w:type="dxa"/>
            <w:tcBorders>
              <w:top w:val="single" w:sz="4" w:space="0" w:color="auto"/>
              <w:left w:val="single" w:sz="4" w:space="0" w:color="auto"/>
              <w:bottom w:val="single" w:sz="4" w:space="0" w:color="auto"/>
              <w:right w:val="single" w:sz="4" w:space="0" w:color="auto"/>
            </w:tcBorders>
            <w:hideMark/>
          </w:tcPr>
          <w:p w14:paraId="2C86745C"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1E7CFD5E" w14:textId="77777777" w:rsidTr="00FE7259">
        <w:tc>
          <w:tcPr>
            <w:tcW w:w="576" w:type="dxa"/>
            <w:tcBorders>
              <w:top w:val="single" w:sz="4" w:space="0" w:color="auto"/>
              <w:left w:val="single" w:sz="4" w:space="0" w:color="auto"/>
              <w:bottom w:val="single" w:sz="4" w:space="0" w:color="auto"/>
              <w:right w:val="single" w:sz="4" w:space="0" w:color="auto"/>
            </w:tcBorders>
          </w:tcPr>
          <w:p w14:paraId="2C874E63"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6</w:t>
            </w:r>
          </w:p>
        </w:tc>
        <w:tc>
          <w:tcPr>
            <w:tcW w:w="6828" w:type="dxa"/>
            <w:tcBorders>
              <w:top w:val="single" w:sz="4" w:space="0" w:color="auto"/>
              <w:left w:val="single" w:sz="4" w:space="0" w:color="auto"/>
              <w:bottom w:val="single" w:sz="4" w:space="0" w:color="auto"/>
              <w:right w:val="single" w:sz="4" w:space="0" w:color="auto"/>
            </w:tcBorders>
          </w:tcPr>
          <w:p w14:paraId="5DD6E3B6"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Calibri" w:hAnsi="Times New Roman" w:cs="Times New Roman"/>
                <w:sz w:val="24"/>
                <w:szCs w:val="20"/>
              </w:rPr>
              <w:t>SPP Interregional Planning Region ATRR</w:t>
            </w:r>
          </w:p>
        </w:tc>
        <w:tc>
          <w:tcPr>
            <w:tcW w:w="2244" w:type="dxa"/>
            <w:tcBorders>
              <w:top w:val="single" w:sz="4" w:space="0" w:color="auto"/>
              <w:left w:val="single" w:sz="4" w:space="0" w:color="auto"/>
              <w:bottom w:val="single" w:sz="4" w:space="0" w:color="auto"/>
              <w:right w:val="single" w:sz="4" w:space="0" w:color="auto"/>
            </w:tcBorders>
          </w:tcPr>
          <w:p w14:paraId="17EA9C5B"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74AE7315" w14:textId="77777777" w:rsidTr="00FE7259">
        <w:tc>
          <w:tcPr>
            <w:tcW w:w="576" w:type="dxa"/>
            <w:tcBorders>
              <w:top w:val="single" w:sz="4" w:space="0" w:color="auto"/>
              <w:left w:val="single" w:sz="4" w:space="0" w:color="auto"/>
              <w:bottom w:val="single" w:sz="4" w:space="0" w:color="auto"/>
              <w:right w:val="single" w:sz="4" w:space="0" w:color="auto"/>
            </w:tcBorders>
          </w:tcPr>
          <w:p w14:paraId="3C10BC5E"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7a</w:t>
            </w:r>
          </w:p>
        </w:tc>
        <w:tc>
          <w:tcPr>
            <w:tcW w:w="6828" w:type="dxa"/>
            <w:tcBorders>
              <w:top w:val="single" w:sz="4" w:space="0" w:color="auto"/>
              <w:left w:val="single" w:sz="4" w:space="0" w:color="auto"/>
              <w:bottom w:val="single" w:sz="4" w:space="0" w:color="auto"/>
              <w:right w:val="single" w:sz="4" w:space="0" w:color="auto"/>
            </w:tcBorders>
          </w:tcPr>
          <w:p w14:paraId="691724FB"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Calibri" w:hAnsi="Times New Roman" w:cs="Times New Roman"/>
                <w:sz w:val="24"/>
                <w:szCs w:val="20"/>
              </w:rPr>
              <w:t>Other Interregional Planning Region ATRR</w:t>
            </w:r>
          </w:p>
        </w:tc>
        <w:tc>
          <w:tcPr>
            <w:tcW w:w="2244" w:type="dxa"/>
            <w:tcBorders>
              <w:top w:val="single" w:sz="4" w:space="0" w:color="auto"/>
              <w:left w:val="single" w:sz="4" w:space="0" w:color="auto"/>
              <w:bottom w:val="single" w:sz="4" w:space="0" w:color="auto"/>
              <w:right w:val="single" w:sz="4" w:space="0" w:color="auto"/>
            </w:tcBorders>
          </w:tcPr>
          <w:p w14:paraId="37F2B249"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6AAA6E6C" w14:textId="77777777" w:rsidTr="00FE7259">
        <w:tc>
          <w:tcPr>
            <w:tcW w:w="576" w:type="dxa"/>
            <w:tcBorders>
              <w:top w:val="single" w:sz="4" w:space="0" w:color="auto"/>
              <w:left w:val="single" w:sz="4" w:space="0" w:color="auto"/>
              <w:bottom w:val="single" w:sz="4" w:space="0" w:color="auto"/>
              <w:right w:val="single" w:sz="4" w:space="0" w:color="auto"/>
            </w:tcBorders>
          </w:tcPr>
          <w:p w14:paraId="6381E14A"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7b</w:t>
            </w:r>
          </w:p>
        </w:tc>
        <w:tc>
          <w:tcPr>
            <w:tcW w:w="6828" w:type="dxa"/>
            <w:tcBorders>
              <w:top w:val="single" w:sz="4" w:space="0" w:color="auto"/>
              <w:left w:val="single" w:sz="4" w:space="0" w:color="auto"/>
              <w:bottom w:val="single" w:sz="4" w:space="0" w:color="auto"/>
              <w:right w:val="single" w:sz="4" w:space="0" w:color="auto"/>
            </w:tcBorders>
          </w:tcPr>
          <w:p w14:paraId="08ACCD0C" w14:textId="77777777" w:rsidR="00BF5323" w:rsidRPr="00174718" w:rsidRDefault="00BF5323" w:rsidP="00FE7259">
            <w:pPr>
              <w:tabs>
                <w:tab w:val="clear" w:pos="2431"/>
                <w:tab w:val="center" w:pos="4320"/>
                <w:tab w:val="right" w:pos="8640"/>
              </w:tabs>
              <w:spacing w:after="0"/>
              <w:jc w:val="both"/>
              <w:rPr>
                <w:rFonts w:ascii="Times New Roman" w:eastAsia="Calibri" w:hAnsi="Times New Roman" w:cs="Times New Roman"/>
                <w:sz w:val="24"/>
                <w:szCs w:val="20"/>
              </w:rPr>
            </w:pPr>
            <w:r w:rsidRPr="00174718">
              <w:rPr>
                <w:rFonts w:ascii="Times New Roman" w:eastAsia="Calibri" w:hAnsi="Times New Roman" w:cs="Times New Roman"/>
                <w:sz w:val="24"/>
                <w:szCs w:val="20"/>
              </w:rPr>
              <w:t>Other transmission provider ATRR</w:t>
            </w:r>
          </w:p>
        </w:tc>
        <w:tc>
          <w:tcPr>
            <w:tcW w:w="2244" w:type="dxa"/>
            <w:tcBorders>
              <w:top w:val="single" w:sz="4" w:space="0" w:color="auto"/>
              <w:left w:val="single" w:sz="4" w:space="0" w:color="auto"/>
              <w:bottom w:val="single" w:sz="4" w:space="0" w:color="auto"/>
              <w:right w:val="single" w:sz="4" w:space="0" w:color="auto"/>
            </w:tcBorders>
          </w:tcPr>
          <w:p w14:paraId="6842EDD2"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76D50FDF" w14:textId="77777777" w:rsidTr="00FE7259">
        <w:tc>
          <w:tcPr>
            <w:tcW w:w="576" w:type="dxa"/>
            <w:tcBorders>
              <w:top w:val="single" w:sz="4" w:space="0" w:color="auto"/>
              <w:left w:val="single" w:sz="4" w:space="0" w:color="auto"/>
              <w:bottom w:val="single" w:sz="4" w:space="0" w:color="auto"/>
              <w:right w:val="single" w:sz="4" w:space="0" w:color="auto"/>
            </w:tcBorders>
          </w:tcPr>
          <w:p w14:paraId="275B1CF9"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8</w:t>
            </w:r>
          </w:p>
        </w:tc>
        <w:tc>
          <w:tcPr>
            <w:tcW w:w="6828" w:type="dxa"/>
            <w:tcBorders>
              <w:top w:val="single" w:sz="4" w:space="0" w:color="auto"/>
              <w:left w:val="single" w:sz="4" w:space="0" w:color="auto"/>
              <w:bottom w:val="single" w:sz="4" w:space="0" w:color="auto"/>
              <w:right w:val="single" w:sz="4" w:space="0" w:color="auto"/>
            </w:tcBorders>
          </w:tcPr>
          <w:p w14:paraId="6D7339F9"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Subtotal of Lines 1 through 7b</w:t>
            </w:r>
          </w:p>
        </w:tc>
        <w:tc>
          <w:tcPr>
            <w:tcW w:w="2244" w:type="dxa"/>
            <w:tcBorders>
              <w:top w:val="single" w:sz="4" w:space="0" w:color="auto"/>
              <w:left w:val="single" w:sz="4" w:space="0" w:color="auto"/>
              <w:bottom w:val="single" w:sz="4" w:space="0" w:color="auto"/>
              <w:right w:val="single" w:sz="4" w:space="0" w:color="auto"/>
            </w:tcBorders>
          </w:tcPr>
          <w:p w14:paraId="7883E42A"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2C9F3561" w14:textId="77777777" w:rsidTr="00FE7259">
        <w:tc>
          <w:tcPr>
            <w:tcW w:w="576" w:type="dxa"/>
            <w:tcBorders>
              <w:top w:val="single" w:sz="4" w:space="0" w:color="auto"/>
              <w:left w:val="single" w:sz="4" w:space="0" w:color="auto"/>
              <w:bottom w:val="single" w:sz="4" w:space="0" w:color="auto"/>
              <w:right w:val="single" w:sz="4" w:space="0" w:color="auto"/>
            </w:tcBorders>
          </w:tcPr>
          <w:p w14:paraId="66CEDE83"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9</w:t>
            </w:r>
          </w:p>
        </w:tc>
        <w:tc>
          <w:tcPr>
            <w:tcW w:w="6828" w:type="dxa"/>
            <w:tcBorders>
              <w:top w:val="single" w:sz="4" w:space="0" w:color="auto"/>
              <w:left w:val="single" w:sz="4" w:space="0" w:color="auto"/>
              <w:bottom w:val="single" w:sz="4" w:space="0" w:color="auto"/>
              <w:right w:val="single" w:sz="4" w:space="0" w:color="auto"/>
            </w:tcBorders>
          </w:tcPr>
          <w:p w14:paraId="293B3536"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JTIQ ATRR Balance</w:t>
            </w:r>
          </w:p>
        </w:tc>
        <w:tc>
          <w:tcPr>
            <w:tcW w:w="2244" w:type="dxa"/>
            <w:tcBorders>
              <w:top w:val="single" w:sz="4" w:space="0" w:color="auto"/>
              <w:left w:val="single" w:sz="4" w:space="0" w:color="auto"/>
              <w:bottom w:val="single" w:sz="4" w:space="0" w:color="auto"/>
              <w:right w:val="single" w:sz="4" w:space="0" w:color="auto"/>
            </w:tcBorders>
          </w:tcPr>
          <w:p w14:paraId="5F75287D"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p>
        </w:tc>
      </w:tr>
      <w:tr w:rsidR="00BF5323" w:rsidRPr="00174718" w14:paraId="3151B4A3" w14:textId="77777777" w:rsidTr="00FE7259">
        <w:tc>
          <w:tcPr>
            <w:tcW w:w="576" w:type="dxa"/>
            <w:tcBorders>
              <w:top w:val="single" w:sz="4" w:space="0" w:color="auto"/>
              <w:left w:val="single" w:sz="4" w:space="0" w:color="auto"/>
              <w:bottom w:val="single" w:sz="4" w:space="0" w:color="auto"/>
              <w:right w:val="single" w:sz="4" w:space="0" w:color="auto"/>
            </w:tcBorders>
          </w:tcPr>
          <w:p w14:paraId="72CF8847" w14:textId="77777777" w:rsidR="00BF5323" w:rsidRPr="00174718" w:rsidRDefault="00BF5323" w:rsidP="00FE7259">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10</w:t>
            </w:r>
          </w:p>
        </w:tc>
        <w:tc>
          <w:tcPr>
            <w:tcW w:w="6828" w:type="dxa"/>
            <w:tcBorders>
              <w:top w:val="single" w:sz="4" w:space="0" w:color="auto"/>
              <w:left w:val="single" w:sz="4" w:space="0" w:color="auto"/>
              <w:bottom w:val="single" w:sz="4" w:space="0" w:color="auto"/>
              <w:right w:val="single" w:sz="4" w:space="0" w:color="auto"/>
            </w:tcBorders>
          </w:tcPr>
          <w:p w14:paraId="1EABF4EB" w14:textId="77777777" w:rsidR="00BF5323" w:rsidRPr="00174718" w:rsidRDefault="00BF5323" w:rsidP="00FE7259">
            <w:pPr>
              <w:tabs>
                <w:tab w:val="clear" w:pos="2431"/>
                <w:tab w:val="center" w:pos="4320"/>
                <w:tab w:val="right" w:pos="864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Region-wide ATRR (Sum of Lines 8 and 9)</w:t>
            </w:r>
          </w:p>
        </w:tc>
        <w:tc>
          <w:tcPr>
            <w:tcW w:w="2244" w:type="dxa"/>
            <w:tcBorders>
              <w:top w:val="single" w:sz="4" w:space="0" w:color="auto"/>
              <w:left w:val="single" w:sz="4" w:space="0" w:color="auto"/>
              <w:bottom w:val="single" w:sz="4" w:space="0" w:color="auto"/>
              <w:right w:val="single" w:sz="4" w:space="0" w:color="auto"/>
            </w:tcBorders>
          </w:tcPr>
          <w:p w14:paraId="45DFAF37" w14:textId="77777777" w:rsidR="00BF5323" w:rsidRPr="00174718" w:rsidRDefault="00BF5323" w:rsidP="00FE7259">
            <w:pPr>
              <w:tabs>
                <w:tab w:val="clear" w:pos="2431"/>
              </w:tabs>
              <w:spacing w:after="0"/>
              <w:jc w:val="right"/>
              <w:rPr>
                <w:rFonts w:ascii="Times New Roman" w:eastAsia="Times New Roman" w:hAnsi="Times New Roman" w:cs="Times New Roman"/>
                <w:sz w:val="20"/>
                <w:szCs w:val="20"/>
              </w:rPr>
            </w:pPr>
            <w:r w:rsidRPr="00174718">
              <w:rPr>
                <w:rFonts w:ascii="Times New Roman" w:eastAsia="Times New Roman" w:hAnsi="Times New Roman" w:cs="Times New Roman"/>
                <w:sz w:val="20"/>
                <w:szCs w:val="20"/>
              </w:rPr>
              <w:t>See Att. H tab, posted RRR File</w:t>
            </w:r>
            <w:r w:rsidRPr="00174718">
              <w:rPr>
                <w:rFonts w:ascii="Times New Roman" w:eastAsia="Times New Roman" w:hAnsi="Times New Roman" w:cs="Times New Roman"/>
                <w:sz w:val="24"/>
                <w:szCs w:val="24"/>
              </w:rPr>
              <w:t xml:space="preserve"> </w:t>
            </w:r>
          </w:p>
        </w:tc>
      </w:tr>
    </w:tbl>
    <w:p w14:paraId="268B9B05"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54C6E56F" w14:textId="77777777" w:rsidR="00BF5323" w:rsidRPr="00174718" w:rsidRDefault="00BF5323" w:rsidP="00BF5323">
      <w:pPr>
        <w:tabs>
          <w:tab w:val="clear" w:pos="2431"/>
        </w:tabs>
        <w:spacing w:after="0"/>
        <w:ind w:left="990" w:hanging="99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Note B:  The Region-wide ATRRs are set forth in the RRR File posted on the SPP website.</w:t>
      </w:r>
    </w:p>
    <w:p w14:paraId="6D5CAC43" w14:textId="77777777" w:rsidR="00BF5323" w:rsidRPr="00174718" w:rsidRDefault="00BF5323" w:rsidP="00BF5323">
      <w:pPr>
        <w:tabs>
          <w:tab w:val="clear" w:pos="2431"/>
        </w:tabs>
        <w:spacing w:after="0"/>
        <w:ind w:left="990" w:hanging="990"/>
        <w:jc w:val="both"/>
        <w:rPr>
          <w:rFonts w:ascii="Times New Roman" w:eastAsia="Times New Roman" w:hAnsi="Times New Roman" w:cs="Times New Roman"/>
          <w:sz w:val="24"/>
          <w:szCs w:val="20"/>
        </w:rPr>
      </w:pPr>
    </w:p>
    <w:p w14:paraId="1749777C" w14:textId="77777777" w:rsidR="00BF5323" w:rsidRPr="00174718" w:rsidRDefault="00BF5323" w:rsidP="00BF5323">
      <w:pPr>
        <w:tabs>
          <w:tab w:val="clear" w:pos="2431"/>
        </w:tabs>
        <w:spacing w:after="0" w:line="360" w:lineRule="auto"/>
        <w:ind w:left="990" w:hanging="99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Note C: The Region-wide ATRR provided in Line 7b of Table 2-B includes the revenue requirements for the Morgan Transformer Project, as set forth in the Cost Sharing and Usage Agreement Between Southwest Power Pool, Inc. and Associated Electric Cooperative, Inc.; and for the Blackberry Substation Upgrade, as set forth in the Cost and Usage Agreement Between Southwest Power Pool, Inc. and Associated Electric Cooperative, Inc.  Such revenue requirements are posted in the RRR File on the SPP website. </w:t>
      </w:r>
    </w:p>
    <w:p w14:paraId="78798E4F" w14:textId="77777777" w:rsidR="00BF5323" w:rsidRPr="00174718" w:rsidRDefault="00BF5323" w:rsidP="00BF5323">
      <w:pPr>
        <w:tabs>
          <w:tab w:val="clear" w:pos="2431"/>
        </w:tabs>
        <w:spacing w:after="0" w:line="360" w:lineRule="auto"/>
        <w:ind w:left="990" w:hanging="99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Note D:</w:t>
      </w:r>
      <w:r w:rsidRPr="00174718">
        <w:rPr>
          <w:rFonts w:ascii="Times New Roman" w:eastAsia="Times New Roman" w:hAnsi="Times New Roman" w:cs="Times New Roman"/>
          <w:sz w:val="24"/>
          <w:szCs w:val="20"/>
        </w:rPr>
        <w:tab/>
        <w:t xml:space="preserve">The JTIQ ATRR Balance is defined in Part I, Section 1 of the Tariff.  The current value of the JTIQ ATRR Balance and the JTIQ Upgrade-specific components of that value shall be set forth in the RRR File posted on the SPP website. </w:t>
      </w:r>
    </w:p>
    <w:p w14:paraId="6A556ABA"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p>
    <w:p w14:paraId="69EC4F7D"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r w:rsidRPr="00174718">
        <w:rPr>
          <w:rFonts w:ascii="Times New Roman" w:eastAsia="Times New Roman" w:hAnsi="Times New Roman" w:cs="Times New Roman"/>
          <w:sz w:val="24"/>
          <w:szCs w:val="20"/>
        </w:rPr>
        <w:tab/>
        <w:t>A Transmission Owner’s revenue requirement referenced or stated in this Attachment H shall not be changed absent a filing with the Commission, accompanied by all necessary cost support, unless such Transmission Owner utilizes Commission-approved formula rate processes contained in this Tariff to determine its revenue requirements.</w:t>
      </w:r>
    </w:p>
    <w:p w14:paraId="29B25A29"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r w:rsidRPr="00174718">
        <w:rPr>
          <w:rFonts w:ascii="Times New Roman" w:eastAsia="Times New Roman" w:hAnsi="Times New Roman" w:cs="Times New Roman"/>
          <w:sz w:val="24"/>
          <w:szCs w:val="20"/>
        </w:rPr>
        <w:tab/>
        <w:t>A new or amended revenue requirement referenced or stated in this Attachment H shall not be filed with the Commission by the Transmission Provider unless such revenue requirements have been provided by or for a Transmission Owner.  Such revenue requirements shall have been accepted or approved by the applicable regulatory or governing authority except in the event of a simultaneous filing with the Commission by the Transmission Owner and Transmission Provider.</w:t>
      </w:r>
    </w:p>
    <w:p w14:paraId="3A399203"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r w:rsidRPr="00174718">
        <w:rPr>
          <w:rFonts w:ascii="Times New Roman" w:eastAsia="Times New Roman" w:hAnsi="Times New Roman" w:cs="Times New Roman"/>
          <w:sz w:val="24"/>
          <w:szCs w:val="20"/>
        </w:rPr>
        <w:tab/>
        <w:t>If a Transmission Owner has a Commission-approved formula rate, the successful completion of its approved annual formula rate update procedures shall constitute regulatory acceptance sufficient to authorize the Transmission Provider to update that Transmission Owner’s revenue requirements posted on the SPP website.  Such update by the Transmission Provider shall not require a filing with the Commission, provided that the Transmission Owner posts the populated formula rate for public review and comment as required under the applicable protocols and/or procedures contained in this Attachment H.  The Transmission Provider shall follow any special procedures related to updating a Transmission Owner’s revenue requirements as outlined in Section II of this Attachment.</w:t>
      </w:r>
    </w:p>
    <w:p w14:paraId="4DA362FE"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6.</w:t>
      </w:r>
      <w:r w:rsidRPr="00174718">
        <w:rPr>
          <w:rFonts w:ascii="Times New Roman" w:eastAsia="Times New Roman" w:hAnsi="Times New Roman" w:cs="Times New Roman"/>
          <w:sz w:val="24"/>
          <w:szCs w:val="20"/>
        </w:rPr>
        <w:tab/>
        <w:t>The Transmission Provider shall allocate the accepted or approved revenue requirement associated with a Base Plan Upgrade, in accordance with Attachment J to this Tariff, to the Base Plan Region-wide ATRRs in Section I, Table 2-A and Table 2-B above</w:t>
      </w:r>
      <w:ins w:id="579" w:author="Author" w:date="2024-11-14T08:36:00Z">
        <w:r w:rsidRPr="00174718">
          <w:rPr>
            <w:rFonts w:ascii="Times New Roman" w:eastAsia="Times New Roman" w:hAnsi="Times New Roman" w:cs="Times New Roman"/>
            <w:sz w:val="24"/>
            <w:szCs w:val="20"/>
          </w:rPr>
          <w:t>,</w:t>
        </w:r>
      </w:ins>
      <w:del w:id="580" w:author="Author" w:date="2024-11-14T08:36:00Z">
        <w:r w:rsidRPr="00174718">
          <w:rPr>
            <w:rFonts w:ascii="Times New Roman" w:eastAsia="Times New Roman" w:hAnsi="Times New Roman" w:cs="Times New Roman"/>
            <w:sz w:val="24"/>
            <w:szCs w:val="20"/>
          </w:rPr>
          <w:delText xml:space="preserve"> </w:delText>
        </w:r>
        <w:r w:rsidRPr="00174718" w:rsidDel="005A6EB6">
          <w:rPr>
            <w:rFonts w:ascii="Times New Roman" w:eastAsia="Times New Roman" w:hAnsi="Times New Roman" w:cs="Times New Roman"/>
            <w:sz w:val="24"/>
            <w:szCs w:val="20"/>
          </w:rPr>
          <w:delText>and</w:delText>
        </w:r>
      </w:del>
      <w:r w:rsidRPr="00174718">
        <w:rPr>
          <w:rFonts w:ascii="Times New Roman" w:eastAsia="Times New Roman" w:hAnsi="Times New Roman" w:cs="Times New Roman"/>
          <w:sz w:val="24"/>
          <w:szCs w:val="20"/>
        </w:rPr>
        <w:t xml:space="preserve"> to the appropriate Base Plan Zonal ATRR in Column (4) or (5) in Section I, Table 1</w:t>
      </w:r>
      <w:ins w:id="581" w:author="Author" w:date="2024-11-14T08:37:00Z">
        <w:r w:rsidRPr="00174718">
          <w:rPr>
            <w:rFonts w:ascii="Times New Roman" w:eastAsia="Times New Roman" w:hAnsi="Times New Roman" w:cs="Times New Roman"/>
            <w:sz w:val="24"/>
            <w:szCs w:val="20"/>
          </w:rPr>
          <w:t xml:space="preserve">, and to the appropriate </w:t>
        </w:r>
      </w:ins>
      <w:ins w:id="582" w:author="Author" w:date="2024-12-03T09:09:00Z">
        <w:r w:rsidRPr="00174718">
          <w:rPr>
            <w:rFonts w:ascii="Times New Roman" w:eastAsia="Times New Roman" w:hAnsi="Times New Roman" w:cs="Times New Roman"/>
            <w:sz w:val="24"/>
            <w:szCs w:val="20"/>
          </w:rPr>
          <w:t>Subregional</w:t>
        </w:r>
      </w:ins>
      <w:ins w:id="583" w:author="Author" w:date="2024-11-14T08:37:00Z">
        <w:r w:rsidRPr="00174718">
          <w:rPr>
            <w:rFonts w:ascii="Times New Roman" w:eastAsia="Times New Roman" w:hAnsi="Times New Roman" w:cs="Times New Roman"/>
            <w:sz w:val="24"/>
            <w:szCs w:val="20"/>
          </w:rPr>
          <w:t xml:space="preserve"> ATRR in Column (2) in Section I, Table 1</w:t>
        </w:r>
      </w:ins>
      <w:ins w:id="584" w:author="Nicole Wagner" w:date="2024-12-10T15:51:00Z">
        <w:r w:rsidRPr="00174718">
          <w:rPr>
            <w:rFonts w:ascii="Times New Roman" w:eastAsia="Times New Roman" w:hAnsi="Times New Roman" w:cs="Times New Roman"/>
            <w:sz w:val="24"/>
            <w:szCs w:val="20"/>
          </w:rPr>
          <w:t>-</w:t>
        </w:r>
      </w:ins>
      <w:ins w:id="585" w:author="Author" w:date="2024-11-14T08:37:00Z">
        <w:r w:rsidRPr="00174718">
          <w:rPr>
            <w:rFonts w:ascii="Times New Roman" w:eastAsia="Times New Roman" w:hAnsi="Times New Roman" w:cs="Times New Roman"/>
            <w:sz w:val="24"/>
            <w:szCs w:val="20"/>
          </w:rPr>
          <w:t>A</w:t>
        </w:r>
      </w:ins>
      <w:r w:rsidRPr="00174718">
        <w:rPr>
          <w:rFonts w:ascii="Times New Roman" w:eastAsia="Times New Roman" w:hAnsi="Times New Roman" w:cs="Times New Roman"/>
          <w:sz w:val="24"/>
          <w:szCs w:val="20"/>
        </w:rPr>
        <w:t>.</w:t>
      </w:r>
    </w:p>
    <w:p w14:paraId="10198551" w14:textId="77777777" w:rsidR="00BF5323" w:rsidRPr="00174718" w:rsidRDefault="00BF5323" w:rsidP="00BF5323">
      <w:pPr>
        <w:tabs>
          <w:tab w:val="clear" w:pos="2431"/>
        </w:tabs>
        <w:spacing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w:t>
      </w:r>
      <w:r w:rsidRPr="00174718">
        <w:rPr>
          <w:rFonts w:ascii="Times New Roman" w:eastAsia="Times New Roman" w:hAnsi="Times New Roman" w:cs="Times New Roman"/>
          <w:sz w:val="24"/>
          <w:szCs w:val="20"/>
        </w:rPr>
        <w:tab/>
        <w:t xml:space="preserve">For each Transmission Owner not using a formula rate, the amount of (i) Schedule 7 and 8 revenue received under this Tariff and (ii) revenue distributed to the Transmission Owner under Section IV of Attachment AU and allocated in proportion to Schedule 7 and 8 revenues under Section V of Attachment AU, that is credited in the determination of the Transmission Owner’s Commission approved Zonal Annual Transmission Revenue Requirement is specified in Column (3) of Table 3.  For each Transmission Owner not using a formula rate, the amount of (i) Point-To-Point Transmission Service Schedule 11 revenue received under this Tariff and (ii) revenue distributed to the Transmission Owner under Section IV of Attachment AU and allocated in proportion to Point-To-Point Transmission Service Schedule 11 revenue under Section V of Attachment AU, that is credited in the determination of the Transmission Owner’s Commission approved annual transmission revenue requirement for upgrades eligible for cost recovery under Schedule 11 is specified in Column (4) of Table 3. For a Transmission Owner using a formula rate that does not annually update the amount of point-to-point revenues received under this Tariff and revenues distributed and allocated under Attachment AU, Column (3) and Column (4) of Table 3 shall reflect any amount of such revenue embedded in its formula rate. For a Transmission Owner using a formula rate and where Schedule 7 and 8 revenues and revenues distributed and allocated under Attachment AU are credited and annually updated to adjust the Transmission Owner’s Commission approved Zonal Annual Transmission Revenue Requirement, the entry in Column (3) of Table 3 shall be Not Applicable (N/A).  For a Transmission Owner using a formula rate and where Point-To-Point Transmission Service Schedule 11 revenue received under this Tariff and revenue distributed and allocated under Attachment AU are credited and annually updated to adjust the Transmission Owner’s Commission approved annual revenue requirement for upgrades eligible for cost recovery under Schedule 11, the entry in Column (4) of Table 3 shall be Not Applicable (N/A).      </w:t>
      </w:r>
    </w:p>
    <w:p w14:paraId="3E1C1C23" w14:textId="77777777" w:rsidR="00BF5323" w:rsidRPr="00174718" w:rsidRDefault="00BF5323" w:rsidP="00BF5323">
      <w:pPr>
        <w:tabs>
          <w:tab w:val="clear" w:pos="2431"/>
        </w:tabs>
        <w:spacing w:line="360" w:lineRule="auto"/>
        <w:ind w:left="720" w:hanging="720"/>
        <w:jc w:val="both"/>
        <w:rPr>
          <w:rFonts w:ascii="Times New Roman" w:eastAsia="Times New Roman" w:hAnsi="Times New Roman" w:cs="Times New Roman"/>
          <w:sz w:val="24"/>
          <w:szCs w:val="20"/>
        </w:rPr>
      </w:pPr>
    </w:p>
    <w:p w14:paraId="57704EE5" w14:textId="77777777" w:rsidR="00BF5323" w:rsidRPr="00174718" w:rsidRDefault="00BF5323" w:rsidP="00BF5323">
      <w:pPr>
        <w:tabs>
          <w:tab w:val="clear" w:pos="2431"/>
        </w:tabs>
        <w:spacing w:line="360" w:lineRule="auto"/>
        <w:ind w:left="720" w:hanging="720"/>
        <w:jc w:val="both"/>
        <w:rPr>
          <w:rFonts w:ascii="Times New Roman" w:eastAsia="Times New Roman" w:hAnsi="Times New Roman" w:cs="Times New Roman"/>
          <w:sz w:val="24"/>
          <w:szCs w:val="20"/>
        </w:rPr>
      </w:pPr>
    </w:p>
    <w:p w14:paraId="0A8F7B6A" w14:textId="77777777" w:rsidR="00BF5323" w:rsidRPr="00174718" w:rsidRDefault="00BF5323" w:rsidP="00BF5323">
      <w:pPr>
        <w:tabs>
          <w:tab w:val="clear" w:pos="2431"/>
        </w:tabs>
        <w:spacing w:after="0" w:line="360" w:lineRule="auto"/>
        <w:ind w:left="720" w:hanging="72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Table 3</w:t>
      </w:r>
    </w:p>
    <w:p w14:paraId="3D7E4B47" w14:textId="77777777" w:rsidR="00BF5323" w:rsidRPr="00174718" w:rsidRDefault="00BF5323" w:rsidP="00BF5323">
      <w:pPr>
        <w:tabs>
          <w:tab w:val="clear" w:pos="2431"/>
        </w:tabs>
        <w:spacing w:after="0" w:line="360" w:lineRule="auto"/>
        <w:ind w:left="720" w:hanging="720"/>
        <w:jc w:val="center"/>
        <w:rPr>
          <w:rFonts w:ascii="Times New Roman" w:eastAsia="Times New Roman" w:hAnsi="Times New Roman" w:cs="Times New Roman"/>
          <w:sz w:val="24"/>
          <w:szCs w:val="20"/>
        </w:rPr>
      </w:pPr>
    </w:p>
    <w:tbl>
      <w:tblPr>
        <w:tblpPr w:leftFromText="180" w:rightFromText="180" w:vertAnchor="text" w:tblpX="918" w:tblpY="1"/>
        <w:tblOverlap w:val="never"/>
        <w:tblW w:w="8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4542"/>
        <w:gridCol w:w="1537"/>
        <w:gridCol w:w="1537"/>
      </w:tblGrid>
      <w:tr w:rsidR="00BF5323" w:rsidRPr="00174718" w14:paraId="484F9307" w14:textId="77777777" w:rsidTr="00FE7259">
        <w:trPr>
          <w:trHeight w:val="300"/>
          <w:tblHeader/>
        </w:trPr>
        <w:tc>
          <w:tcPr>
            <w:tcW w:w="765" w:type="dxa"/>
            <w:tcBorders>
              <w:top w:val="single" w:sz="4" w:space="0" w:color="auto"/>
              <w:left w:val="single" w:sz="4" w:space="0" w:color="auto"/>
              <w:bottom w:val="single" w:sz="4" w:space="0" w:color="auto"/>
              <w:right w:val="single" w:sz="4" w:space="0" w:color="auto"/>
            </w:tcBorders>
          </w:tcPr>
          <w:p w14:paraId="311ABE5B"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w:t>
            </w:r>
          </w:p>
          <w:p w14:paraId="6A05818C"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Zone</w:t>
            </w:r>
          </w:p>
        </w:tc>
        <w:tc>
          <w:tcPr>
            <w:tcW w:w="4542" w:type="dxa"/>
            <w:tcBorders>
              <w:top w:val="single" w:sz="4" w:space="0" w:color="auto"/>
              <w:left w:val="single" w:sz="4" w:space="0" w:color="auto"/>
              <w:bottom w:val="single" w:sz="4" w:space="0" w:color="auto"/>
              <w:right w:val="single" w:sz="4" w:space="0" w:color="auto"/>
            </w:tcBorders>
          </w:tcPr>
          <w:p w14:paraId="7047C58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(2)</w:t>
            </w:r>
          </w:p>
          <w:p w14:paraId="0C72AF6E"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Zone Name / Transmission Owner</w:t>
            </w:r>
          </w:p>
        </w:tc>
        <w:tc>
          <w:tcPr>
            <w:tcW w:w="1537" w:type="dxa"/>
            <w:tcBorders>
              <w:top w:val="single" w:sz="4" w:space="0" w:color="auto"/>
              <w:left w:val="single" w:sz="4" w:space="0" w:color="auto"/>
              <w:bottom w:val="single" w:sz="4" w:space="0" w:color="auto"/>
              <w:right w:val="single" w:sz="4" w:space="0" w:color="auto"/>
            </w:tcBorders>
          </w:tcPr>
          <w:p w14:paraId="26C0D68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(3)</w:t>
            </w:r>
          </w:p>
          <w:p w14:paraId="4EF271B3"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0"/>
              </w:rPr>
              <w:t xml:space="preserve">Zonal ATRR </w:t>
            </w:r>
            <w:r w:rsidRPr="00174718">
              <w:rPr>
                <w:rFonts w:ascii="Times New Roman" w:eastAsia="Times New Roman" w:hAnsi="Times New Roman" w:cs="Times New Roman"/>
                <w:sz w:val="24"/>
                <w:szCs w:val="24"/>
              </w:rPr>
              <w:t xml:space="preserve">Credit Included </w:t>
            </w:r>
          </w:p>
        </w:tc>
        <w:tc>
          <w:tcPr>
            <w:tcW w:w="1537" w:type="dxa"/>
            <w:tcBorders>
              <w:top w:val="single" w:sz="4" w:space="0" w:color="auto"/>
              <w:left w:val="single" w:sz="4" w:space="0" w:color="auto"/>
              <w:bottom w:val="single" w:sz="4" w:space="0" w:color="auto"/>
              <w:right w:val="single" w:sz="4" w:space="0" w:color="auto"/>
            </w:tcBorders>
          </w:tcPr>
          <w:p w14:paraId="4600C18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(4)</w:t>
            </w:r>
          </w:p>
          <w:p w14:paraId="260C7E2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Schedule 11 Credit Included</w:t>
            </w:r>
          </w:p>
        </w:tc>
      </w:tr>
      <w:tr w:rsidR="00BF5323" w:rsidRPr="00174718" w14:paraId="3699D4C6" w14:textId="77777777" w:rsidTr="00FE7259">
        <w:trPr>
          <w:trHeight w:val="300"/>
        </w:trPr>
        <w:tc>
          <w:tcPr>
            <w:tcW w:w="765" w:type="dxa"/>
            <w:tcBorders>
              <w:top w:val="single" w:sz="4" w:space="0" w:color="auto"/>
              <w:left w:val="single" w:sz="4" w:space="0" w:color="auto"/>
              <w:bottom w:val="single" w:sz="4" w:space="0" w:color="auto"/>
              <w:right w:val="single" w:sz="4" w:space="0" w:color="auto"/>
            </w:tcBorders>
            <w:vAlign w:val="center"/>
          </w:tcPr>
          <w:p w14:paraId="2FC8419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w:t>
            </w:r>
          </w:p>
        </w:tc>
        <w:tc>
          <w:tcPr>
            <w:tcW w:w="4542" w:type="dxa"/>
            <w:tcBorders>
              <w:top w:val="single" w:sz="4" w:space="0" w:color="auto"/>
              <w:left w:val="single" w:sz="4" w:space="0" w:color="auto"/>
              <w:bottom w:val="single" w:sz="4" w:space="0" w:color="auto"/>
              <w:right w:val="single" w:sz="4" w:space="0" w:color="auto"/>
            </w:tcBorders>
            <w:vAlign w:val="center"/>
          </w:tcPr>
          <w:p w14:paraId="308A2E9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American Electric Power –West</w:t>
            </w:r>
          </w:p>
        </w:tc>
        <w:tc>
          <w:tcPr>
            <w:tcW w:w="1537" w:type="dxa"/>
            <w:tcBorders>
              <w:top w:val="single" w:sz="4" w:space="0" w:color="auto"/>
              <w:left w:val="single" w:sz="4" w:space="0" w:color="auto"/>
              <w:bottom w:val="single" w:sz="4" w:space="0" w:color="auto"/>
              <w:right w:val="single" w:sz="4" w:space="0" w:color="auto"/>
            </w:tcBorders>
          </w:tcPr>
          <w:p w14:paraId="4029B7F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tcPr>
          <w:p w14:paraId="1B841EA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21C7E70A" w14:textId="77777777" w:rsidTr="00FE7259">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vAlign w:val="center"/>
          </w:tcPr>
          <w:p w14:paraId="4684886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1a</w:t>
            </w:r>
          </w:p>
        </w:tc>
        <w:tc>
          <w:tcPr>
            <w:tcW w:w="4542" w:type="dxa"/>
            <w:tcBorders>
              <w:top w:val="single" w:sz="4" w:space="0" w:color="auto"/>
              <w:left w:val="single" w:sz="4" w:space="0" w:color="auto"/>
              <w:bottom w:val="single" w:sz="4" w:space="0" w:color="auto"/>
              <w:right w:val="single" w:sz="4" w:space="0" w:color="auto"/>
            </w:tcBorders>
            <w:shd w:val="clear" w:color="auto" w:fill="auto"/>
            <w:vAlign w:val="center"/>
          </w:tcPr>
          <w:p w14:paraId="65725E90" w14:textId="77777777" w:rsidR="00BF5323" w:rsidRPr="00174718" w:rsidRDefault="00BF5323" w:rsidP="00FE7259">
            <w:pPr>
              <w:tabs>
                <w:tab w:val="clear" w:pos="2431"/>
                <w:tab w:val="right" w:pos="720"/>
                <w:tab w:val="left" w:pos="1440"/>
                <w:tab w:val="right" w:leader="dot" w:pos="9360"/>
              </w:tabs>
              <w:spacing w:after="0"/>
              <w:ind w:left="466"/>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American Electric Power (Public Service Company of Oklahoma and Southwestern Electric Power Company) See Section II.3</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6FA2B78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506730C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7631CE1F" w14:textId="77777777" w:rsidTr="00FE7259">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vAlign w:val="center"/>
          </w:tcPr>
          <w:p w14:paraId="0CF737D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1b</w:t>
            </w:r>
          </w:p>
        </w:tc>
        <w:tc>
          <w:tcPr>
            <w:tcW w:w="4542" w:type="dxa"/>
            <w:tcBorders>
              <w:top w:val="single" w:sz="4" w:space="0" w:color="auto"/>
              <w:left w:val="single" w:sz="4" w:space="0" w:color="auto"/>
              <w:bottom w:val="single" w:sz="4" w:space="0" w:color="auto"/>
              <w:right w:val="single" w:sz="4" w:space="0" w:color="auto"/>
            </w:tcBorders>
            <w:shd w:val="clear" w:color="auto" w:fill="auto"/>
            <w:vAlign w:val="center"/>
          </w:tcPr>
          <w:p w14:paraId="0324DD7D" w14:textId="77777777" w:rsidR="00BF5323" w:rsidRPr="00174718" w:rsidRDefault="00BF5323" w:rsidP="00FE7259">
            <w:pPr>
              <w:tabs>
                <w:tab w:val="clear" w:pos="2431"/>
                <w:tab w:val="right" w:pos="720"/>
                <w:tab w:val="left" w:pos="1440"/>
                <w:tab w:val="right" w:leader="dot" w:pos="9360"/>
              </w:tabs>
              <w:spacing w:after="0"/>
              <w:ind w:left="461"/>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East Texas Electric Cooperative, Inc.</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851BD5B"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tcPr>
          <w:p w14:paraId="32DA27B3"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25444595" w14:textId="77777777" w:rsidTr="00FE7259">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vAlign w:val="center"/>
          </w:tcPr>
          <w:p w14:paraId="6FBD822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1c</w:t>
            </w:r>
          </w:p>
        </w:tc>
        <w:tc>
          <w:tcPr>
            <w:tcW w:w="4542" w:type="dxa"/>
            <w:tcBorders>
              <w:top w:val="single" w:sz="4" w:space="0" w:color="auto"/>
              <w:left w:val="single" w:sz="4" w:space="0" w:color="auto"/>
              <w:bottom w:val="single" w:sz="4" w:space="0" w:color="auto"/>
              <w:right w:val="single" w:sz="4" w:space="0" w:color="auto"/>
            </w:tcBorders>
            <w:shd w:val="clear" w:color="auto" w:fill="auto"/>
            <w:vAlign w:val="center"/>
          </w:tcPr>
          <w:p w14:paraId="54362A64" w14:textId="77777777" w:rsidR="00BF5323" w:rsidRPr="00174718" w:rsidRDefault="00BF5323" w:rsidP="00FE7259">
            <w:pPr>
              <w:tabs>
                <w:tab w:val="clear" w:pos="2431"/>
                <w:tab w:val="right" w:pos="720"/>
                <w:tab w:val="left" w:pos="1440"/>
                <w:tab w:val="right" w:leader="dot" w:pos="9360"/>
              </w:tabs>
              <w:spacing w:after="0"/>
              <w:ind w:left="461"/>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Reserved for Future Use</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D0528A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tcPr>
          <w:p w14:paraId="09F55ED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67C90904"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vAlign w:val="center"/>
          </w:tcPr>
          <w:p w14:paraId="472E390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1d</w:t>
            </w:r>
          </w:p>
        </w:tc>
        <w:tc>
          <w:tcPr>
            <w:tcW w:w="4542" w:type="dxa"/>
            <w:tcBorders>
              <w:top w:val="single" w:sz="4" w:space="0" w:color="auto"/>
              <w:left w:val="single" w:sz="4" w:space="0" w:color="auto"/>
              <w:bottom w:val="single" w:sz="4" w:space="0" w:color="auto"/>
              <w:right w:val="single" w:sz="4" w:space="0" w:color="auto"/>
            </w:tcBorders>
            <w:shd w:val="clear" w:color="auto" w:fill="auto"/>
          </w:tcPr>
          <w:p w14:paraId="534F6BFB" w14:textId="77777777" w:rsidR="00BF5323" w:rsidRPr="00174718" w:rsidRDefault="00BF5323" w:rsidP="00FE7259">
            <w:pPr>
              <w:tabs>
                <w:tab w:val="clear" w:pos="2431"/>
                <w:tab w:val="right" w:pos="720"/>
                <w:tab w:val="left" w:pos="1440"/>
                <w:tab w:val="right" w:leader="dot" w:pos="9360"/>
              </w:tabs>
              <w:spacing w:after="0"/>
              <w:ind w:left="461"/>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Deep East Texas Electric Cooperative, Inc.</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28EE683B"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tcPr>
          <w:p w14:paraId="5D21766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7AEA3A36"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vAlign w:val="center"/>
          </w:tcPr>
          <w:p w14:paraId="266BBAF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1e</w:t>
            </w:r>
          </w:p>
        </w:tc>
        <w:tc>
          <w:tcPr>
            <w:tcW w:w="4542" w:type="dxa"/>
            <w:tcBorders>
              <w:top w:val="single" w:sz="4" w:space="0" w:color="auto"/>
              <w:left w:val="single" w:sz="4" w:space="0" w:color="auto"/>
              <w:bottom w:val="single" w:sz="4" w:space="0" w:color="auto"/>
              <w:right w:val="single" w:sz="4" w:space="0" w:color="auto"/>
            </w:tcBorders>
            <w:shd w:val="clear" w:color="auto" w:fill="auto"/>
          </w:tcPr>
          <w:p w14:paraId="0DF16244" w14:textId="77777777" w:rsidR="00BF5323" w:rsidRPr="00174718" w:rsidRDefault="00BF5323" w:rsidP="00FE7259">
            <w:pPr>
              <w:tabs>
                <w:tab w:val="clear" w:pos="2431"/>
                <w:tab w:val="right" w:pos="720"/>
                <w:tab w:val="left" w:pos="1440"/>
                <w:tab w:val="right" w:leader="dot" w:pos="9360"/>
              </w:tabs>
              <w:spacing w:after="0"/>
              <w:ind w:left="461"/>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Oklahoma Municipal Power Authority</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005382D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tcPr>
          <w:p w14:paraId="1ECEB45E"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46BFC1AA"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vAlign w:val="center"/>
          </w:tcPr>
          <w:p w14:paraId="06C81D7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1f</w:t>
            </w:r>
          </w:p>
        </w:tc>
        <w:tc>
          <w:tcPr>
            <w:tcW w:w="4542" w:type="dxa"/>
            <w:tcBorders>
              <w:top w:val="single" w:sz="4" w:space="0" w:color="auto"/>
              <w:left w:val="single" w:sz="4" w:space="0" w:color="auto"/>
              <w:bottom w:val="single" w:sz="4" w:space="0" w:color="auto"/>
              <w:right w:val="single" w:sz="4" w:space="0" w:color="auto"/>
            </w:tcBorders>
          </w:tcPr>
          <w:p w14:paraId="461EE473" w14:textId="77777777" w:rsidR="00BF5323" w:rsidRPr="00174718" w:rsidRDefault="00BF5323" w:rsidP="00FE7259">
            <w:pPr>
              <w:tabs>
                <w:tab w:val="clear" w:pos="2431"/>
                <w:tab w:val="right" w:pos="720"/>
                <w:tab w:val="left" w:pos="1440"/>
                <w:tab w:val="right" w:leader="dot" w:pos="9360"/>
              </w:tabs>
              <w:spacing w:after="0"/>
              <w:ind w:left="407"/>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AEP West Transmission Companies  (AEP Oklahoma Transmission Company, Inc. and AEP Southwestern Transmission Company, Inc.)</w:t>
            </w:r>
          </w:p>
        </w:tc>
        <w:tc>
          <w:tcPr>
            <w:tcW w:w="1537" w:type="dxa"/>
            <w:tcBorders>
              <w:top w:val="single" w:sz="4" w:space="0" w:color="auto"/>
              <w:left w:val="single" w:sz="4" w:space="0" w:color="auto"/>
              <w:bottom w:val="single" w:sz="4" w:space="0" w:color="auto"/>
              <w:right w:val="single" w:sz="4" w:space="0" w:color="auto"/>
            </w:tcBorders>
            <w:vAlign w:val="center"/>
          </w:tcPr>
          <w:p w14:paraId="2A2EEC8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65353F0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644715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5757398"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1g</w:t>
            </w:r>
          </w:p>
        </w:tc>
        <w:tc>
          <w:tcPr>
            <w:tcW w:w="4542" w:type="dxa"/>
            <w:tcBorders>
              <w:top w:val="single" w:sz="4" w:space="0" w:color="auto"/>
              <w:left w:val="single" w:sz="4" w:space="0" w:color="auto"/>
              <w:bottom w:val="single" w:sz="4" w:space="0" w:color="auto"/>
              <w:right w:val="single" w:sz="4" w:space="0" w:color="auto"/>
            </w:tcBorders>
          </w:tcPr>
          <w:p w14:paraId="45E06A15" w14:textId="77777777" w:rsidR="00BF5323" w:rsidRPr="00174718" w:rsidRDefault="00BF5323" w:rsidP="00FE7259">
            <w:pPr>
              <w:tabs>
                <w:tab w:val="clear" w:pos="2431"/>
                <w:tab w:val="right" w:pos="720"/>
                <w:tab w:val="left" w:pos="1440"/>
                <w:tab w:val="right" w:leader="dot" w:pos="9360"/>
              </w:tabs>
              <w:spacing w:after="0"/>
              <w:ind w:left="407"/>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Coffeyville Municipal Light and Power (CMLP)</w:t>
            </w:r>
          </w:p>
        </w:tc>
        <w:tc>
          <w:tcPr>
            <w:tcW w:w="1537" w:type="dxa"/>
            <w:tcBorders>
              <w:top w:val="single" w:sz="4" w:space="0" w:color="auto"/>
              <w:left w:val="single" w:sz="4" w:space="0" w:color="auto"/>
              <w:bottom w:val="single" w:sz="4" w:space="0" w:color="auto"/>
              <w:right w:val="single" w:sz="4" w:space="0" w:color="auto"/>
            </w:tcBorders>
            <w:vAlign w:val="center"/>
          </w:tcPr>
          <w:p w14:paraId="4D5275A1"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vAlign w:val="center"/>
          </w:tcPr>
          <w:p w14:paraId="6F777EB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4E9CF1C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1ABE02F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1h</w:t>
            </w:r>
          </w:p>
        </w:tc>
        <w:tc>
          <w:tcPr>
            <w:tcW w:w="4542" w:type="dxa"/>
            <w:tcBorders>
              <w:top w:val="single" w:sz="4" w:space="0" w:color="auto"/>
              <w:left w:val="single" w:sz="4" w:space="0" w:color="auto"/>
              <w:bottom w:val="single" w:sz="4" w:space="0" w:color="auto"/>
              <w:right w:val="single" w:sz="4" w:space="0" w:color="auto"/>
            </w:tcBorders>
          </w:tcPr>
          <w:p w14:paraId="06853D3D" w14:textId="77777777" w:rsidR="00BF5323" w:rsidRPr="00174718" w:rsidRDefault="00BF5323" w:rsidP="00FE7259">
            <w:pPr>
              <w:tabs>
                <w:tab w:val="clear" w:pos="2431"/>
                <w:tab w:val="right" w:pos="720"/>
                <w:tab w:val="left" w:pos="1440"/>
                <w:tab w:val="right" w:leader="dot" w:pos="9360"/>
              </w:tabs>
              <w:spacing w:after="0"/>
              <w:ind w:left="407"/>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Arkansas Electric Cooperative Corporation (AECC)</w:t>
            </w:r>
          </w:p>
        </w:tc>
        <w:tc>
          <w:tcPr>
            <w:tcW w:w="1537" w:type="dxa"/>
            <w:tcBorders>
              <w:top w:val="single" w:sz="4" w:space="0" w:color="auto"/>
              <w:left w:val="single" w:sz="4" w:space="0" w:color="auto"/>
              <w:bottom w:val="single" w:sz="4" w:space="0" w:color="auto"/>
              <w:right w:val="single" w:sz="4" w:space="0" w:color="auto"/>
            </w:tcBorders>
            <w:vAlign w:val="center"/>
          </w:tcPr>
          <w:p w14:paraId="408B0FC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31E8E4C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1FAE6423"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5F3DFB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1i</w:t>
            </w:r>
          </w:p>
        </w:tc>
        <w:tc>
          <w:tcPr>
            <w:tcW w:w="4542" w:type="dxa"/>
            <w:tcBorders>
              <w:top w:val="single" w:sz="4" w:space="0" w:color="auto"/>
              <w:left w:val="single" w:sz="4" w:space="0" w:color="auto"/>
              <w:bottom w:val="single" w:sz="4" w:space="0" w:color="auto"/>
              <w:right w:val="single" w:sz="4" w:space="0" w:color="auto"/>
            </w:tcBorders>
          </w:tcPr>
          <w:p w14:paraId="27DB5950" w14:textId="77777777" w:rsidR="00BF5323" w:rsidRPr="00174718" w:rsidRDefault="00BF5323" w:rsidP="00FE7259">
            <w:pPr>
              <w:tabs>
                <w:tab w:val="clear" w:pos="2431"/>
                <w:tab w:val="right" w:pos="720"/>
                <w:tab w:val="left" w:pos="1440"/>
                <w:tab w:val="right" w:leader="dot" w:pos="9360"/>
              </w:tabs>
              <w:spacing w:after="0"/>
              <w:ind w:left="407"/>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Transource Oklahoma, LLC</w:t>
            </w:r>
          </w:p>
        </w:tc>
        <w:tc>
          <w:tcPr>
            <w:tcW w:w="1537" w:type="dxa"/>
            <w:tcBorders>
              <w:top w:val="single" w:sz="4" w:space="0" w:color="auto"/>
              <w:left w:val="single" w:sz="4" w:space="0" w:color="auto"/>
              <w:bottom w:val="single" w:sz="4" w:space="0" w:color="auto"/>
              <w:right w:val="single" w:sz="4" w:space="0" w:color="auto"/>
            </w:tcBorders>
            <w:vAlign w:val="center"/>
          </w:tcPr>
          <w:p w14:paraId="24FE0B1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40FC073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A2C1B34"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044564E"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2</w:t>
            </w:r>
          </w:p>
        </w:tc>
        <w:tc>
          <w:tcPr>
            <w:tcW w:w="4542" w:type="dxa"/>
            <w:tcBorders>
              <w:top w:val="single" w:sz="4" w:space="0" w:color="auto"/>
              <w:left w:val="single" w:sz="4" w:space="0" w:color="auto"/>
              <w:bottom w:val="single" w:sz="4" w:space="0" w:color="auto"/>
              <w:right w:val="single" w:sz="4" w:space="0" w:color="auto"/>
            </w:tcBorders>
          </w:tcPr>
          <w:p w14:paraId="58AF9BA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Kansas City Board of Public Utilities</w:t>
            </w:r>
          </w:p>
        </w:tc>
        <w:tc>
          <w:tcPr>
            <w:tcW w:w="1537" w:type="dxa"/>
            <w:tcBorders>
              <w:top w:val="single" w:sz="4" w:space="0" w:color="auto"/>
              <w:left w:val="single" w:sz="4" w:space="0" w:color="auto"/>
              <w:bottom w:val="single" w:sz="4" w:space="0" w:color="auto"/>
              <w:right w:val="single" w:sz="4" w:space="0" w:color="auto"/>
            </w:tcBorders>
            <w:vAlign w:val="center"/>
          </w:tcPr>
          <w:p w14:paraId="63F3C4D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9D34C8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8258A7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691C884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3</w:t>
            </w:r>
          </w:p>
        </w:tc>
        <w:tc>
          <w:tcPr>
            <w:tcW w:w="4542" w:type="dxa"/>
            <w:tcBorders>
              <w:top w:val="single" w:sz="4" w:space="0" w:color="auto"/>
              <w:left w:val="single" w:sz="4" w:space="0" w:color="auto"/>
              <w:bottom w:val="single" w:sz="4" w:space="0" w:color="auto"/>
              <w:right w:val="single" w:sz="4" w:space="0" w:color="auto"/>
            </w:tcBorders>
          </w:tcPr>
          <w:p w14:paraId="06A43B2D"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City Utilities of Springfield, Missouri</w:t>
            </w:r>
          </w:p>
        </w:tc>
        <w:tc>
          <w:tcPr>
            <w:tcW w:w="1537" w:type="dxa"/>
            <w:tcBorders>
              <w:top w:val="single" w:sz="4" w:space="0" w:color="auto"/>
              <w:left w:val="single" w:sz="4" w:space="0" w:color="auto"/>
              <w:bottom w:val="single" w:sz="4" w:space="0" w:color="auto"/>
              <w:right w:val="single" w:sz="4" w:space="0" w:color="auto"/>
            </w:tcBorders>
            <w:vAlign w:val="center"/>
          </w:tcPr>
          <w:p w14:paraId="657ECFB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4CF46DC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F4978FD"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33E097E"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4</w:t>
            </w:r>
          </w:p>
        </w:tc>
        <w:tc>
          <w:tcPr>
            <w:tcW w:w="4542" w:type="dxa"/>
            <w:tcBorders>
              <w:top w:val="single" w:sz="4" w:space="0" w:color="auto"/>
              <w:left w:val="single" w:sz="4" w:space="0" w:color="auto"/>
              <w:bottom w:val="single" w:sz="4" w:space="0" w:color="auto"/>
              <w:right w:val="single" w:sz="4" w:space="0" w:color="auto"/>
            </w:tcBorders>
          </w:tcPr>
          <w:p w14:paraId="6DFEEFD3"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Empire District Electric Company</w:t>
            </w:r>
          </w:p>
        </w:tc>
        <w:tc>
          <w:tcPr>
            <w:tcW w:w="1537" w:type="dxa"/>
            <w:tcBorders>
              <w:top w:val="single" w:sz="4" w:space="0" w:color="auto"/>
              <w:left w:val="single" w:sz="4" w:space="0" w:color="auto"/>
              <w:bottom w:val="single" w:sz="4" w:space="0" w:color="auto"/>
              <w:right w:val="single" w:sz="4" w:space="0" w:color="auto"/>
            </w:tcBorders>
            <w:vAlign w:val="center"/>
          </w:tcPr>
          <w:p w14:paraId="684375A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7F0649C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2FA89B5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0B35B27"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5</w:t>
            </w:r>
          </w:p>
        </w:tc>
        <w:tc>
          <w:tcPr>
            <w:tcW w:w="4542" w:type="dxa"/>
            <w:tcBorders>
              <w:top w:val="single" w:sz="4" w:space="0" w:color="auto"/>
              <w:left w:val="single" w:sz="4" w:space="0" w:color="auto"/>
              <w:bottom w:val="single" w:sz="4" w:space="0" w:color="auto"/>
              <w:right w:val="single" w:sz="4" w:space="0" w:color="auto"/>
            </w:tcBorders>
          </w:tcPr>
          <w:p w14:paraId="6BBCA77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Grand River Dam Authority </w:t>
            </w:r>
          </w:p>
        </w:tc>
        <w:tc>
          <w:tcPr>
            <w:tcW w:w="1537" w:type="dxa"/>
            <w:tcBorders>
              <w:top w:val="single" w:sz="4" w:space="0" w:color="auto"/>
              <w:left w:val="single" w:sz="4" w:space="0" w:color="auto"/>
              <w:bottom w:val="single" w:sz="4" w:space="0" w:color="auto"/>
              <w:right w:val="single" w:sz="4" w:space="0" w:color="auto"/>
            </w:tcBorders>
            <w:vAlign w:val="center"/>
          </w:tcPr>
          <w:p w14:paraId="3F71078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6E3984C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E32316F"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25D386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6</w:t>
            </w:r>
          </w:p>
        </w:tc>
        <w:tc>
          <w:tcPr>
            <w:tcW w:w="4542" w:type="dxa"/>
            <w:tcBorders>
              <w:top w:val="single" w:sz="4" w:space="0" w:color="auto"/>
              <w:left w:val="single" w:sz="4" w:space="0" w:color="auto"/>
              <w:bottom w:val="single" w:sz="4" w:space="0" w:color="auto"/>
              <w:right w:val="single" w:sz="4" w:space="0" w:color="auto"/>
            </w:tcBorders>
          </w:tcPr>
          <w:p w14:paraId="7D494CF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Evergy Metro, Inc.</w:t>
            </w:r>
          </w:p>
        </w:tc>
        <w:tc>
          <w:tcPr>
            <w:tcW w:w="1537" w:type="dxa"/>
            <w:tcBorders>
              <w:top w:val="single" w:sz="4" w:space="0" w:color="auto"/>
              <w:left w:val="single" w:sz="4" w:space="0" w:color="auto"/>
              <w:bottom w:val="single" w:sz="4" w:space="0" w:color="auto"/>
              <w:right w:val="single" w:sz="4" w:space="0" w:color="auto"/>
            </w:tcBorders>
            <w:vAlign w:val="center"/>
          </w:tcPr>
          <w:p w14:paraId="001A644B"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tcPr>
          <w:p w14:paraId="0F864C8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401D836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69F2A2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6a</w:t>
            </w:r>
          </w:p>
        </w:tc>
        <w:tc>
          <w:tcPr>
            <w:tcW w:w="4542" w:type="dxa"/>
            <w:tcBorders>
              <w:top w:val="single" w:sz="4" w:space="0" w:color="auto"/>
              <w:left w:val="single" w:sz="4" w:space="0" w:color="auto"/>
              <w:bottom w:val="single" w:sz="4" w:space="0" w:color="auto"/>
              <w:right w:val="single" w:sz="4" w:space="0" w:color="auto"/>
            </w:tcBorders>
          </w:tcPr>
          <w:p w14:paraId="331FDF86" w14:textId="77777777" w:rsidR="00BF5323" w:rsidRPr="00174718" w:rsidRDefault="00BF5323" w:rsidP="00FE7259">
            <w:pPr>
              <w:tabs>
                <w:tab w:val="clear" w:pos="2431"/>
                <w:tab w:val="right" w:pos="720"/>
                <w:tab w:val="left" w:pos="1440"/>
                <w:tab w:val="right" w:leader="dot" w:pos="9360"/>
              </w:tabs>
              <w:spacing w:after="0"/>
              <w:ind w:left="452" w:hanging="45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Evergy Metro, Inc.</w:t>
            </w:r>
          </w:p>
        </w:tc>
        <w:tc>
          <w:tcPr>
            <w:tcW w:w="1537" w:type="dxa"/>
            <w:tcBorders>
              <w:top w:val="single" w:sz="4" w:space="0" w:color="auto"/>
              <w:left w:val="single" w:sz="4" w:space="0" w:color="auto"/>
              <w:bottom w:val="single" w:sz="4" w:space="0" w:color="auto"/>
              <w:right w:val="single" w:sz="4" w:space="0" w:color="auto"/>
            </w:tcBorders>
            <w:vAlign w:val="center"/>
          </w:tcPr>
          <w:p w14:paraId="68CEDF9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63654BE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4B4F97B2"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747FAB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6b</w:t>
            </w:r>
          </w:p>
        </w:tc>
        <w:tc>
          <w:tcPr>
            <w:tcW w:w="4542" w:type="dxa"/>
            <w:tcBorders>
              <w:top w:val="single" w:sz="4" w:space="0" w:color="auto"/>
              <w:left w:val="single" w:sz="4" w:space="0" w:color="auto"/>
              <w:bottom w:val="single" w:sz="4" w:space="0" w:color="auto"/>
              <w:right w:val="single" w:sz="4" w:space="0" w:color="auto"/>
            </w:tcBorders>
          </w:tcPr>
          <w:p w14:paraId="2F6AEE17"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City of Independence, Missouri</w:t>
            </w:r>
          </w:p>
        </w:tc>
        <w:tc>
          <w:tcPr>
            <w:tcW w:w="1537" w:type="dxa"/>
            <w:tcBorders>
              <w:top w:val="single" w:sz="4" w:space="0" w:color="auto"/>
              <w:left w:val="single" w:sz="4" w:space="0" w:color="auto"/>
              <w:bottom w:val="single" w:sz="4" w:space="0" w:color="auto"/>
              <w:right w:val="single" w:sz="4" w:space="0" w:color="auto"/>
            </w:tcBorders>
            <w:vAlign w:val="center"/>
          </w:tcPr>
          <w:p w14:paraId="343CC27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tcPr>
          <w:p w14:paraId="19FE495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2A183D34"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77B5763"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7</w:t>
            </w:r>
          </w:p>
        </w:tc>
        <w:tc>
          <w:tcPr>
            <w:tcW w:w="4542" w:type="dxa"/>
            <w:tcBorders>
              <w:top w:val="single" w:sz="4" w:space="0" w:color="auto"/>
              <w:left w:val="single" w:sz="4" w:space="0" w:color="auto"/>
              <w:bottom w:val="single" w:sz="4" w:space="0" w:color="auto"/>
              <w:right w:val="single" w:sz="4" w:space="0" w:color="auto"/>
            </w:tcBorders>
          </w:tcPr>
          <w:p w14:paraId="61D454FE"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Oklahoma Gas and Electric </w:t>
            </w:r>
          </w:p>
        </w:tc>
        <w:tc>
          <w:tcPr>
            <w:tcW w:w="1537" w:type="dxa"/>
            <w:tcBorders>
              <w:top w:val="single" w:sz="4" w:space="0" w:color="auto"/>
              <w:left w:val="single" w:sz="4" w:space="0" w:color="auto"/>
              <w:bottom w:val="single" w:sz="4" w:space="0" w:color="auto"/>
              <w:right w:val="single" w:sz="4" w:space="0" w:color="auto"/>
            </w:tcBorders>
            <w:vAlign w:val="center"/>
          </w:tcPr>
          <w:p w14:paraId="29CD80E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tcPr>
          <w:p w14:paraId="4BD79FB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55336822"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vAlign w:val="center"/>
          </w:tcPr>
          <w:p w14:paraId="7EF0AD0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7a</w:t>
            </w:r>
          </w:p>
        </w:tc>
        <w:tc>
          <w:tcPr>
            <w:tcW w:w="4542" w:type="dxa"/>
            <w:tcBorders>
              <w:top w:val="single" w:sz="4" w:space="0" w:color="auto"/>
              <w:left w:val="single" w:sz="4" w:space="0" w:color="auto"/>
              <w:bottom w:val="single" w:sz="4" w:space="0" w:color="auto"/>
              <w:right w:val="single" w:sz="4" w:space="0" w:color="auto"/>
            </w:tcBorders>
            <w:vAlign w:val="center"/>
          </w:tcPr>
          <w:p w14:paraId="722C08FD" w14:textId="77777777" w:rsidR="00BF5323" w:rsidRPr="00174718" w:rsidRDefault="00BF5323" w:rsidP="00FE7259">
            <w:pPr>
              <w:tabs>
                <w:tab w:val="clear" w:pos="2431"/>
                <w:tab w:val="right" w:pos="720"/>
                <w:tab w:val="left" w:pos="1440"/>
                <w:tab w:val="right" w:leader="dot" w:pos="9360"/>
              </w:tabs>
              <w:spacing w:after="0"/>
              <w:ind w:left="461"/>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Oklahoma Gas and Electric </w:t>
            </w:r>
          </w:p>
        </w:tc>
        <w:tc>
          <w:tcPr>
            <w:tcW w:w="1537" w:type="dxa"/>
            <w:tcBorders>
              <w:top w:val="single" w:sz="4" w:space="0" w:color="auto"/>
              <w:left w:val="single" w:sz="4" w:space="0" w:color="auto"/>
              <w:bottom w:val="single" w:sz="4" w:space="0" w:color="auto"/>
              <w:right w:val="single" w:sz="4" w:space="0" w:color="auto"/>
            </w:tcBorders>
            <w:vAlign w:val="center"/>
          </w:tcPr>
          <w:p w14:paraId="1E61CB8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28C97FA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68FEABB4"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vAlign w:val="center"/>
          </w:tcPr>
          <w:p w14:paraId="302ED63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7b</w:t>
            </w:r>
          </w:p>
        </w:tc>
        <w:tc>
          <w:tcPr>
            <w:tcW w:w="4542" w:type="dxa"/>
            <w:tcBorders>
              <w:top w:val="single" w:sz="4" w:space="0" w:color="auto"/>
              <w:left w:val="single" w:sz="4" w:space="0" w:color="auto"/>
              <w:bottom w:val="single" w:sz="4" w:space="0" w:color="auto"/>
              <w:right w:val="single" w:sz="4" w:space="0" w:color="auto"/>
            </w:tcBorders>
            <w:vAlign w:val="center"/>
          </w:tcPr>
          <w:p w14:paraId="0FDCCB1C" w14:textId="77777777" w:rsidR="00BF5323" w:rsidRPr="00174718" w:rsidRDefault="00BF5323" w:rsidP="00FE7259">
            <w:pPr>
              <w:tabs>
                <w:tab w:val="clear" w:pos="2431"/>
                <w:tab w:val="right" w:pos="720"/>
                <w:tab w:val="left" w:pos="1440"/>
                <w:tab w:val="right" w:leader="dot" w:pos="9360"/>
              </w:tabs>
              <w:spacing w:after="0"/>
              <w:ind w:left="461"/>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Oklahoma Municipal Power Authority</w:t>
            </w:r>
          </w:p>
        </w:tc>
        <w:tc>
          <w:tcPr>
            <w:tcW w:w="1537" w:type="dxa"/>
            <w:tcBorders>
              <w:top w:val="single" w:sz="4" w:space="0" w:color="auto"/>
              <w:left w:val="single" w:sz="4" w:space="0" w:color="auto"/>
              <w:bottom w:val="single" w:sz="4" w:space="0" w:color="auto"/>
              <w:right w:val="single" w:sz="4" w:space="0" w:color="auto"/>
            </w:tcBorders>
            <w:vAlign w:val="center"/>
          </w:tcPr>
          <w:p w14:paraId="24689D7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tcPr>
          <w:p w14:paraId="5C6D526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6479D02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vAlign w:val="center"/>
          </w:tcPr>
          <w:p w14:paraId="0D0E0F6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7c</w:t>
            </w:r>
          </w:p>
        </w:tc>
        <w:tc>
          <w:tcPr>
            <w:tcW w:w="4542" w:type="dxa"/>
            <w:tcBorders>
              <w:top w:val="single" w:sz="4" w:space="0" w:color="auto"/>
              <w:left w:val="single" w:sz="4" w:space="0" w:color="auto"/>
              <w:bottom w:val="single" w:sz="4" w:space="0" w:color="auto"/>
              <w:right w:val="single" w:sz="4" w:space="0" w:color="auto"/>
            </w:tcBorders>
            <w:vAlign w:val="center"/>
          </w:tcPr>
          <w:p w14:paraId="6F70C0CC" w14:textId="77777777" w:rsidR="00BF5323" w:rsidRPr="00174718" w:rsidRDefault="00BF5323" w:rsidP="00FE7259">
            <w:pPr>
              <w:tabs>
                <w:tab w:val="clear" w:pos="2431"/>
                <w:tab w:val="right" w:pos="720"/>
                <w:tab w:val="left" w:pos="1440"/>
                <w:tab w:val="right" w:leader="dot" w:pos="9360"/>
              </w:tabs>
              <w:spacing w:after="0"/>
              <w:ind w:left="461"/>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Arkansas Electric Cooperative Corporation </w:t>
            </w:r>
          </w:p>
        </w:tc>
        <w:tc>
          <w:tcPr>
            <w:tcW w:w="1537" w:type="dxa"/>
            <w:tcBorders>
              <w:top w:val="single" w:sz="4" w:space="0" w:color="auto"/>
              <w:left w:val="single" w:sz="4" w:space="0" w:color="auto"/>
              <w:bottom w:val="single" w:sz="4" w:space="0" w:color="auto"/>
              <w:right w:val="single" w:sz="4" w:space="0" w:color="auto"/>
            </w:tcBorders>
            <w:vAlign w:val="center"/>
          </w:tcPr>
          <w:p w14:paraId="53A133A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6A47EDC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00B0D8BB"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0330804"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7d</w:t>
            </w:r>
          </w:p>
        </w:tc>
        <w:tc>
          <w:tcPr>
            <w:tcW w:w="4542" w:type="dxa"/>
            <w:tcBorders>
              <w:top w:val="single" w:sz="4" w:space="0" w:color="auto"/>
              <w:left w:val="single" w:sz="4" w:space="0" w:color="auto"/>
              <w:bottom w:val="single" w:sz="4" w:space="0" w:color="auto"/>
              <w:right w:val="single" w:sz="4" w:space="0" w:color="auto"/>
            </w:tcBorders>
          </w:tcPr>
          <w:p w14:paraId="30C73C7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People’s Electric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6668B31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59AA98B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49795F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1B773F46" w14:textId="77777777" w:rsidR="00BF5323" w:rsidRPr="00174718" w:rsidRDefault="00BF5323" w:rsidP="00FE7259">
            <w:pPr>
              <w:tabs>
                <w:tab w:val="clear" w:pos="2431"/>
              </w:tabs>
              <w:spacing w:after="0"/>
              <w:jc w:val="right"/>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7e</w:t>
            </w:r>
          </w:p>
        </w:tc>
        <w:tc>
          <w:tcPr>
            <w:tcW w:w="4542" w:type="dxa"/>
            <w:tcBorders>
              <w:top w:val="single" w:sz="4" w:space="0" w:color="auto"/>
              <w:left w:val="single" w:sz="4" w:space="0" w:color="auto"/>
              <w:bottom w:val="single" w:sz="4" w:space="0" w:color="auto"/>
              <w:right w:val="single" w:sz="4" w:space="0" w:color="auto"/>
            </w:tcBorders>
          </w:tcPr>
          <w:p w14:paraId="48C322E4" w14:textId="77777777" w:rsidR="00BF5323" w:rsidRPr="00174718" w:rsidRDefault="00BF5323" w:rsidP="00FE7259">
            <w:pPr>
              <w:tabs>
                <w:tab w:val="clear" w:pos="2431"/>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NextEra Energy Transmission                      Southwest, LLC</w:t>
            </w:r>
          </w:p>
        </w:tc>
        <w:tc>
          <w:tcPr>
            <w:tcW w:w="1537" w:type="dxa"/>
            <w:tcBorders>
              <w:top w:val="single" w:sz="4" w:space="0" w:color="auto"/>
              <w:left w:val="single" w:sz="4" w:space="0" w:color="auto"/>
              <w:bottom w:val="single" w:sz="4" w:space="0" w:color="auto"/>
              <w:right w:val="single" w:sz="4" w:space="0" w:color="auto"/>
            </w:tcBorders>
            <w:vAlign w:val="center"/>
          </w:tcPr>
          <w:p w14:paraId="011E6E98"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N/A</w:t>
            </w:r>
          </w:p>
        </w:tc>
        <w:tc>
          <w:tcPr>
            <w:tcW w:w="1537" w:type="dxa"/>
            <w:tcBorders>
              <w:top w:val="single" w:sz="4" w:space="0" w:color="auto"/>
              <w:left w:val="single" w:sz="4" w:space="0" w:color="auto"/>
              <w:bottom w:val="single" w:sz="4" w:space="0" w:color="auto"/>
              <w:right w:val="single" w:sz="4" w:space="0" w:color="auto"/>
            </w:tcBorders>
          </w:tcPr>
          <w:p w14:paraId="07856C47"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N/A</w:t>
            </w:r>
          </w:p>
        </w:tc>
      </w:tr>
      <w:tr w:rsidR="00BF5323" w:rsidRPr="00174718" w14:paraId="0AB1B89B"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66611695"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8</w:t>
            </w:r>
          </w:p>
        </w:tc>
        <w:tc>
          <w:tcPr>
            <w:tcW w:w="4542" w:type="dxa"/>
            <w:tcBorders>
              <w:top w:val="single" w:sz="4" w:space="0" w:color="auto"/>
              <w:left w:val="single" w:sz="4" w:space="0" w:color="auto"/>
              <w:bottom w:val="single" w:sz="4" w:space="0" w:color="auto"/>
              <w:right w:val="single" w:sz="4" w:space="0" w:color="auto"/>
            </w:tcBorders>
          </w:tcPr>
          <w:p w14:paraId="35AC3F43"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Midwest Energy, Inc.</w:t>
            </w:r>
          </w:p>
        </w:tc>
        <w:tc>
          <w:tcPr>
            <w:tcW w:w="1537" w:type="dxa"/>
            <w:tcBorders>
              <w:top w:val="single" w:sz="4" w:space="0" w:color="auto"/>
              <w:left w:val="single" w:sz="4" w:space="0" w:color="auto"/>
              <w:bottom w:val="single" w:sz="4" w:space="0" w:color="auto"/>
              <w:right w:val="single" w:sz="4" w:space="0" w:color="auto"/>
            </w:tcBorders>
            <w:vAlign w:val="center"/>
          </w:tcPr>
          <w:p w14:paraId="2C03C981"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28561D6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C9CA6CC"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F03C5C8"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9</w:t>
            </w:r>
          </w:p>
        </w:tc>
        <w:tc>
          <w:tcPr>
            <w:tcW w:w="4542" w:type="dxa"/>
            <w:tcBorders>
              <w:top w:val="single" w:sz="4" w:space="0" w:color="auto"/>
              <w:left w:val="single" w:sz="4" w:space="0" w:color="auto"/>
              <w:bottom w:val="single" w:sz="4" w:space="0" w:color="auto"/>
              <w:right w:val="single" w:sz="4" w:space="0" w:color="auto"/>
            </w:tcBorders>
          </w:tcPr>
          <w:p w14:paraId="2EC781B1"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Evergy Missouri West, Inc.</w:t>
            </w:r>
          </w:p>
        </w:tc>
        <w:tc>
          <w:tcPr>
            <w:tcW w:w="1537" w:type="dxa"/>
            <w:tcBorders>
              <w:top w:val="single" w:sz="4" w:space="0" w:color="auto"/>
              <w:left w:val="single" w:sz="4" w:space="0" w:color="auto"/>
              <w:bottom w:val="single" w:sz="4" w:space="0" w:color="auto"/>
              <w:right w:val="single" w:sz="4" w:space="0" w:color="auto"/>
            </w:tcBorders>
          </w:tcPr>
          <w:p w14:paraId="36C73CB1"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tcPr>
          <w:p w14:paraId="1470208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67C83FD1"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10B7AC1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9a</w:t>
            </w:r>
          </w:p>
        </w:tc>
        <w:tc>
          <w:tcPr>
            <w:tcW w:w="4542" w:type="dxa"/>
            <w:tcBorders>
              <w:top w:val="single" w:sz="4" w:space="0" w:color="auto"/>
              <w:left w:val="single" w:sz="4" w:space="0" w:color="auto"/>
              <w:bottom w:val="single" w:sz="4" w:space="0" w:color="auto"/>
              <w:right w:val="single" w:sz="4" w:space="0" w:color="auto"/>
            </w:tcBorders>
          </w:tcPr>
          <w:p w14:paraId="7151A8DF"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Evergy Missouri West, Inc.</w:t>
            </w:r>
          </w:p>
        </w:tc>
        <w:tc>
          <w:tcPr>
            <w:tcW w:w="1537" w:type="dxa"/>
            <w:tcBorders>
              <w:top w:val="single" w:sz="4" w:space="0" w:color="auto"/>
              <w:left w:val="single" w:sz="4" w:space="0" w:color="auto"/>
              <w:bottom w:val="single" w:sz="4" w:space="0" w:color="auto"/>
              <w:right w:val="single" w:sz="4" w:space="0" w:color="auto"/>
            </w:tcBorders>
            <w:vAlign w:val="center"/>
          </w:tcPr>
          <w:p w14:paraId="64C86DE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782CBFD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058531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845356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9b</w:t>
            </w:r>
          </w:p>
        </w:tc>
        <w:tc>
          <w:tcPr>
            <w:tcW w:w="4542" w:type="dxa"/>
            <w:tcBorders>
              <w:top w:val="single" w:sz="4" w:space="0" w:color="auto"/>
              <w:left w:val="single" w:sz="4" w:space="0" w:color="auto"/>
              <w:bottom w:val="single" w:sz="4" w:space="0" w:color="auto"/>
              <w:right w:val="single" w:sz="4" w:space="0" w:color="auto"/>
            </w:tcBorders>
          </w:tcPr>
          <w:p w14:paraId="621F8424" w14:textId="77777777" w:rsidR="00BF5323" w:rsidRPr="00174718" w:rsidRDefault="00BF5323" w:rsidP="00FE7259">
            <w:pPr>
              <w:tabs>
                <w:tab w:val="clear" w:pos="2431"/>
                <w:tab w:val="right" w:pos="720"/>
                <w:tab w:val="left" w:pos="1440"/>
                <w:tab w:val="right" w:leader="dot" w:pos="9360"/>
              </w:tabs>
              <w:spacing w:after="0"/>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Transource Missouri, LLC</w:t>
            </w:r>
          </w:p>
        </w:tc>
        <w:tc>
          <w:tcPr>
            <w:tcW w:w="1537" w:type="dxa"/>
            <w:tcBorders>
              <w:top w:val="single" w:sz="4" w:space="0" w:color="auto"/>
              <w:left w:val="single" w:sz="4" w:space="0" w:color="auto"/>
              <w:bottom w:val="single" w:sz="4" w:space="0" w:color="auto"/>
              <w:right w:val="single" w:sz="4" w:space="0" w:color="auto"/>
            </w:tcBorders>
            <w:vAlign w:val="center"/>
          </w:tcPr>
          <w:p w14:paraId="6E1D485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746D4E0E"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$0</w:t>
            </w:r>
          </w:p>
        </w:tc>
      </w:tr>
      <w:tr w:rsidR="00BF5323" w:rsidRPr="00174718" w14:paraId="3C3CBAD7"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7796C41"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10</w:t>
            </w:r>
          </w:p>
        </w:tc>
        <w:tc>
          <w:tcPr>
            <w:tcW w:w="4542" w:type="dxa"/>
            <w:tcBorders>
              <w:top w:val="single" w:sz="4" w:space="0" w:color="auto"/>
              <w:left w:val="single" w:sz="4" w:space="0" w:color="auto"/>
              <w:bottom w:val="single" w:sz="4" w:space="0" w:color="auto"/>
              <w:right w:val="single" w:sz="4" w:space="0" w:color="auto"/>
            </w:tcBorders>
          </w:tcPr>
          <w:p w14:paraId="083AE8F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Southwestern Power Administration</w:t>
            </w:r>
          </w:p>
        </w:tc>
        <w:tc>
          <w:tcPr>
            <w:tcW w:w="1537" w:type="dxa"/>
            <w:tcBorders>
              <w:top w:val="single" w:sz="4" w:space="0" w:color="auto"/>
              <w:left w:val="single" w:sz="4" w:space="0" w:color="auto"/>
              <w:bottom w:val="single" w:sz="4" w:space="0" w:color="auto"/>
              <w:right w:val="single" w:sz="4" w:space="0" w:color="auto"/>
            </w:tcBorders>
            <w:vAlign w:val="center"/>
          </w:tcPr>
          <w:p w14:paraId="5707D5D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vAlign w:val="center"/>
          </w:tcPr>
          <w:p w14:paraId="62A3AD50"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$0</w:t>
            </w:r>
          </w:p>
        </w:tc>
      </w:tr>
      <w:tr w:rsidR="00BF5323" w:rsidRPr="00174718" w14:paraId="34C5D65A"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0D8AFB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10a</w:t>
            </w:r>
          </w:p>
        </w:tc>
        <w:tc>
          <w:tcPr>
            <w:tcW w:w="4542" w:type="dxa"/>
            <w:tcBorders>
              <w:top w:val="single" w:sz="4" w:space="0" w:color="auto"/>
              <w:left w:val="single" w:sz="4" w:space="0" w:color="auto"/>
              <w:bottom w:val="single" w:sz="4" w:space="0" w:color="auto"/>
              <w:right w:val="single" w:sz="4" w:space="0" w:color="auto"/>
            </w:tcBorders>
          </w:tcPr>
          <w:p w14:paraId="13D99849"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Southwestern Power Administration</w:t>
            </w:r>
          </w:p>
        </w:tc>
        <w:tc>
          <w:tcPr>
            <w:tcW w:w="1537" w:type="dxa"/>
            <w:tcBorders>
              <w:top w:val="single" w:sz="4" w:space="0" w:color="auto"/>
              <w:left w:val="single" w:sz="4" w:space="0" w:color="auto"/>
              <w:bottom w:val="single" w:sz="4" w:space="0" w:color="auto"/>
              <w:right w:val="single" w:sz="4" w:space="0" w:color="auto"/>
            </w:tcBorders>
            <w:vAlign w:val="center"/>
          </w:tcPr>
          <w:p w14:paraId="1DB3E0B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vAlign w:val="center"/>
          </w:tcPr>
          <w:p w14:paraId="18C0BAAA"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7CEA12E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24BCFA9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10a</w:t>
            </w:r>
          </w:p>
          <w:p w14:paraId="00E59A4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(i)</w:t>
            </w:r>
          </w:p>
        </w:tc>
        <w:tc>
          <w:tcPr>
            <w:tcW w:w="4542" w:type="dxa"/>
            <w:tcBorders>
              <w:top w:val="single" w:sz="4" w:space="0" w:color="auto"/>
              <w:left w:val="single" w:sz="4" w:space="0" w:color="auto"/>
              <w:bottom w:val="single" w:sz="4" w:space="0" w:color="auto"/>
              <w:right w:val="single" w:sz="4" w:space="0" w:color="auto"/>
            </w:tcBorders>
          </w:tcPr>
          <w:p w14:paraId="035B7E5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NITS ATRR</w:t>
            </w:r>
          </w:p>
        </w:tc>
        <w:tc>
          <w:tcPr>
            <w:tcW w:w="1537" w:type="dxa"/>
            <w:tcBorders>
              <w:top w:val="single" w:sz="4" w:space="0" w:color="auto"/>
              <w:left w:val="single" w:sz="4" w:space="0" w:color="auto"/>
              <w:bottom w:val="single" w:sz="4" w:space="0" w:color="auto"/>
              <w:right w:val="single" w:sz="4" w:space="0" w:color="auto"/>
            </w:tcBorders>
            <w:vAlign w:val="center"/>
          </w:tcPr>
          <w:p w14:paraId="680A1C0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vAlign w:val="center"/>
          </w:tcPr>
          <w:p w14:paraId="66E1BBAF"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284C28F6"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AE3D1B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10b</w:t>
            </w:r>
          </w:p>
        </w:tc>
        <w:tc>
          <w:tcPr>
            <w:tcW w:w="4542" w:type="dxa"/>
            <w:tcBorders>
              <w:top w:val="single" w:sz="4" w:space="0" w:color="auto"/>
              <w:left w:val="single" w:sz="4" w:space="0" w:color="auto"/>
              <w:bottom w:val="single" w:sz="4" w:space="0" w:color="auto"/>
              <w:right w:val="single" w:sz="4" w:space="0" w:color="auto"/>
            </w:tcBorders>
          </w:tcPr>
          <w:p w14:paraId="50F1B43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South Central MCN LLC</w:t>
            </w:r>
          </w:p>
        </w:tc>
        <w:tc>
          <w:tcPr>
            <w:tcW w:w="1537" w:type="dxa"/>
            <w:tcBorders>
              <w:top w:val="single" w:sz="4" w:space="0" w:color="auto"/>
              <w:left w:val="single" w:sz="4" w:space="0" w:color="auto"/>
              <w:bottom w:val="single" w:sz="4" w:space="0" w:color="auto"/>
              <w:right w:val="single" w:sz="4" w:space="0" w:color="auto"/>
            </w:tcBorders>
            <w:vAlign w:val="center"/>
          </w:tcPr>
          <w:p w14:paraId="639AC40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435ED633"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4EB32F43"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CCC355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10c</w:t>
            </w:r>
          </w:p>
        </w:tc>
        <w:tc>
          <w:tcPr>
            <w:tcW w:w="4542" w:type="dxa"/>
            <w:tcBorders>
              <w:top w:val="single" w:sz="4" w:space="0" w:color="auto"/>
              <w:left w:val="single" w:sz="4" w:space="0" w:color="auto"/>
              <w:bottom w:val="single" w:sz="4" w:space="0" w:color="auto"/>
              <w:right w:val="single" w:sz="4" w:space="0" w:color="auto"/>
            </w:tcBorders>
          </w:tcPr>
          <w:p w14:paraId="11263700" w14:textId="77777777" w:rsidR="00BF5323" w:rsidRPr="00174718" w:rsidRDefault="00BF5323" w:rsidP="00FE7259">
            <w:pPr>
              <w:tabs>
                <w:tab w:val="clear" w:pos="2431"/>
                <w:tab w:val="right" w:pos="720"/>
                <w:tab w:val="left" w:pos="1440"/>
                <w:tab w:val="right" w:leader="dot" w:pos="9360"/>
              </w:tabs>
              <w:spacing w:after="0"/>
              <w:ind w:left="37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Missouri Joint Municipal Electric Utility Commission</w:t>
            </w:r>
          </w:p>
        </w:tc>
        <w:tc>
          <w:tcPr>
            <w:tcW w:w="1537" w:type="dxa"/>
            <w:tcBorders>
              <w:top w:val="single" w:sz="4" w:space="0" w:color="auto"/>
              <w:left w:val="single" w:sz="4" w:space="0" w:color="auto"/>
              <w:bottom w:val="single" w:sz="4" w:space="0" w:color="auto"/>
              <w:right w:val="single" w:sz="4" w:space="0" w:color="auto"/>
            </w:tcBorders>
            <w:vAlign w:val="center"/>
          </w:tcPr>
          <w:p w14:paraId="0218B4E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08E184E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42E6A7F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B28FC6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10d</w:t>
            </w:r>
          </w:p>
        </w:tc>
        <w:tc>
          <w:tcPr>
            <w:tcW w:w="4542" w:type="dxa"/>
            <w:tcBorders>
              <w:top w:val="single" w:sz="4" w:space="0" w:color="auto"/>
              <w:left w:val="single" w:sz="4" w:space="0" w:color="auto"/>
              <w:bottom w:val="single" w:sz="4" w:space="0" w:color="auto"/>
              <w:right w:val="single" w:sz="4" w:space="0" w:color="auto"/>
            </w:tcBorders>
          </w:tcPr>
          <w:p w14:paraId="7E684C51" w14:textId="77777777" w:rsidR="00BF5323" w:rsidRPr="00174718" w:rsidRDefault="00BF5323" w:rsidP="00FE7259">
            <w:pPr>
              <w:tabs>
                <w:tab w:val="clear" w:pos="2431"/>
                <w:tab w:val="right" w:pos="720"/>
                <w:tab w:val="left" w:pos="1440"/>
                <w:tab w:val="right" w:leader="dot" w:pos="9360"/>
              </w:tabs>
              <w:spacing w:after="0"/>
              <w:ind w:left="37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People’s Electric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0244A92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F19FC09"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1CEF61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25C645C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11</w:t>
            </w:r>
          </w:p>
        </w:tc>
        <w:tc>
          <w:tcPr>
            <w:tcW w:w="4542" w:type="dxa"/>
            <w:tcBorders>
              <w:top w:val="single" w:sz="4" w:space="0" w:color="auto"/>
              <w:left w:val="single" w:sz="4" w:space="0" w:color="auto"/>
              <w:bottom w:val="single" w:sz="4" w:space="0" w:color="auto"/>
              <w:right w:val="single" w:sz="4" w:space="0" w:color="auto"/>
            </w:tcBorders>
          </w:tcPr>
          <w:p w14:paraId="4270EDF1"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Southwestern Public Service Company</w:t>
            </w:r>
          </w:p>
        </w:tc>
        <w:tc>
          <w:tcPr>
            <w:tcW w:w="1537" w:type="dxa"/>
            <w:tcBorders>
              <w:top w:val="single" w:sz="4" w:space="0" w:color="auto"/>
              <w:left w:val="single" w:sz="4" w:space="0" w:color="auto"/>
              <w:bottom w:val="single" w:sz="4" w:space="0" w:color="auto"/>
              <w:right w:val="single" w:sz="4" w:space="0" w:color="auto"/>
            </w:tcBorders>
            <w:vAlign w:val="center"/>
          </w:tcPr>
          <w:p w14:paraId="016504EE"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1B7AD1C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3C02539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tcPr>
          <w:p w14:paraId="0BC4CA0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11a</w:t>
            </w:r>
          </w:p>
        </w:tc>
        <w:tc>
          <w:tcPr>
            <w:tcW w:w="4542" w:type="dxa"/>
            <w:tcBorders>
              <w:top w:val="single" w:sz="4" w:space="0" w:color="auto"/>
              <w:left w:val="single" w:sz="4" w:space="0" w:color="auto"/>
              <w:bottom w:val="single" w:sz="4" w:space="0" w:color="auto"/>
              <w:right w:val="single" w:sz="4" w:space="0" w:color="auto"/>
            </w:tcBorders>
            <w:shd w:val="clear" w:color="auto" w:fill="auto"/>
          </w:tcPr>
          <w:p w14:paraId="1787711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Southwestern Public Service Company</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209830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01F55674"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08D3948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tcPr>
          <w:p w14:paraId="404EA61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11b</w:t>
            </w:r>
          </w:p>
        </w:tc>
        <w:tc>
          <w:tcPr>
            <w:tcW w:w="4542" w:type="dxa"/>
            <w:tcBorders>
              <w:top w:val="single" w:sz="4" w:space="0" w:color="auto"/>
              <w:left w:val="single" w:sz="4" w:space="0" w:color="auto"/>
              <w:bottom w:val="single" w:sz="4" w:space="0" w:color="auto"/>
              <w:right w:val="single" w:sz="4" w:space="0" w:color="auto"/>
            </w:tcBorders>
            <w:shd w:val="clear" w:color="auto" w:fill="auto"/>
          </w:tcPr>
          <w:p w14:paraId="2445F0E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Reserved for Future Use</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2A38C5F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5F10211F"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p>
        </w:tc>
      </w:tr>
      <w:tr w:rsidR="00BF5323" w:rsidRPr="00174718" w14:paraId="7E33E463"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shd w:val="clear" w:color="auto" w:fill="auto"/>
          </w:tcPr>
          <w:p w14:paraId="37F5D8F5"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11c</w:t>
            </w:r>
          </w:p>
        </w:tc>
        <w:tc>
          <w:tcPr>
            <w:tcW w:w="4542" w:type="dxa"/>
            <w:tcBorders>
              <w:top w:val="single" w:sz="4" w:space="0" w:color="auto"/>
              <w:left w:val="single" w:sz="4" w:space="0" w:color="auto"/>
              <w:bottom w:val="single" w:sz="4" w:space="0" w:color="auto"/>
              <w:right w:val="single" w:sz="4" w:space="0" w:color="auto"/>
            </w:tcBorders>
            <w:shd w:val="clear" w:color="auto" w:fill="auto"/>
          </w:tcPr>
          <w:p w14:paraId="6D9107A4"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Lea County Electric Cooperative, Inc.</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6FDF1A3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i/>
                <w:sz w:val="24"/>
                <w:szCs w:val="24"/>
              </w:rPr>
            </w:pPr>
            <w:r w:rsidRPr="00174718">
              <w:rPr>
                <w:rFonts w:ascii="Times New Roman" w:eastAsia="Times New Roman" w:hAnsi="Times New Roman" w:cs="Times New Roman"/>
                <w:i/>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5CFD585E" w14:textId="77777777" w:rsidR="00BF5323" w:rsidRPr="00174718" w:rsidRDefault="00BF5323" w:rsidP="00FE7259">
            <w:pPr>
              <w:tabs>
                <w:tab w:val="clear" w:pos="2431"/>
              </w:tabs>
              <w:spacing w:after="0"/>
              <w:jc w:val="center"/>
              <w:rPr>
                <w:rFonts w:ascii="Times New Roman" w:eastAsia="Times New Roman" w:hAnsi="Times New Roman" w:cs="Times New Roman"/>
                <w:i/>
                <w:sz w:val="24"/>
                <w:szCs w:val="20"/>
              </w:rPr>
            </w:pPr>
            <w:r w:rsidRPr="00174718">
              <w:rPr>
                <w:rFonts w:ascii="Times New Roman" w:eastAsia="Times New Roman" w:hAnsi="Times New Roman" w:cs="Times New Roman"/>
                <w:i/>
                <w:sz w:val="24"/>
                <w:szCs w:val="24"/>
              </w:rPr>
              <w:t>N/A</w:t>
            </w:r>
          </w:p>
        </w:tc>
      </w:tr>
      <w:tr w:rsidR="00BF5323" w:rsidRPr="00174718" w14:paraId="30299B20"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27CDACC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12</w:t>
            </w:r>
          </w:p>
        </w:tc>
        <w:tc>
          <w:tcPr>
            <w:tcW w:w="4542" w:type="dxa"/>
            <w:tcBorders>
              <w:top w:val="single" w:sz="4" w:space="0" w:color="auto"/>
              <w:left w:val="single" w:sz="4" w:space="0" w:color="auto"/>
              <w:bottom w:val="single" w:sz="4" w:space="0" w:color="auto"/>
              <w:right w:val="single" w:sz="4" w:space="0" w:color="auto"/>
            </w:tcBorders>
          </w:tcPr>
          <w:p w14:paraId="186AA0E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Sunflower Electric Power Corporation</w:t>
            </w:r>
          </w:p>
        </w:tc>
        <w:tc>
          <w:tcPr>
            <w:tcW w:w="1537" w:type="dxa"/>
            <w:tcBorders>
              <w:top w:val="single" w:sz="4" w:space="0" w:color="auto"/>
              <w:left w:val="single" w:sz="4" w:space="0" w:color="auto"/>
              <w:bottom w:val="single" w:sz="4" w:space="0" w:color="auto"/>
              <w:right w:val="single" w:sz="4" w:space="0" w:color="auto"/>
            </w:tcBorders>
            <w:vAlign w:val="center"/>
          </w:tcPr>
          <w:p w14:paraId="4DAC218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5F8FF151"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p>
        </w:tc>
      </w:tr>
      <w:tr w:rsidR="00BF5323" w:rsidRPr="00174718" w14:paraId="5573B3E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730E74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12a</w:t>
            </w:r>
          </w:p>
        </w:tc>
        <w:tc>
          <w:tcPr>
            <w:tcW w:w="4542" w:type="dxa"/>
            <w:tcBorders>
              <w:top w:val="single" w:sz="4" w:space="0" w:color="auto"/>
              <w:left w:val="single" w:sz="4" w:space="0" w:color="auto"/>
              <w:bottom w:val="single" w:sz="4" w:space="0" w:color="auto"/>
              <w:right w:val="single" w:sz="4" w:space="0" w:color="auto"/>
            </w:tcBorders>
          </w:tcPr>
          <w:p w14:paraId="3A2561A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Sunflower Electric Power Corporation</w:t>
            </w:r>
          </w:p>
        </w:tc>
        <w:tc>
          <w:tcPr>
            <w:tcW w:w="1537" w:type="dxa"/>
            <w:tcBorders>
              <w:top w:val="single" w:sz="4" w:space="0" w:color="auto"/>
              <w:left w:val="single" w:sz="4" w:space="0" w:color="auto"/>
              <w:bottom w:val="single" w:sz="4" w:space="0" w:color="auto"/>
              <w:right w:val="single" w:sz="4" w:space="0" w:color="auto"/>
            </w:tcBorders>
            <w:vAlign w:val="center"/>
          </w:tcPr>
          <w:p w14:paraId="47208C8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46BCD63D"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346CC72F"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2C9ABA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12b</w:t>
            </w:r>
          </w:p>
        </w:tc>
        <w:tc>
          <w:tcPr>
            <w:tcW w:w="4542" w:type="dxa"/>
            <w:tcBorders>
              <w:top w:val="single" w:sz="4" w:space="0" w:color="auto"/>
              <w:left w:val="single" w:sz="4" w:space="0" w:color="auto"/>
              <w:bottom w:val="single" w:sz="4" w:space="0" w:color="auto"/>
              <w:right w:val="single" w:sz="4" w:space="0" w:color="auto"/>
            </w:tcBorders>
          </w:tcPr>
          <w:p w14:paraId="1DCA7CA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ITC Great Plains, LLC</w:t>
            </w:r>
          </w:p>
        </w:tc>
        <w:tc>
          <w:tcPr>
            <w:tcW w:w="1537" w:type="dxa"/>
            <w:tcBorders>
              <w:top w:val="single" w:sz="4" w:space="0" w:color="auto"/>
              <w:left w:val="single" w:sz="4" w:space="0" w:color="auto"/>
              <w:bottom w:val="single" w:sz="4" w:space="0" w:color="auto"/>
              <w:right w:val="single" w:sz="4" w:space="0" w:color="auto"/>
            </w:tcBorders>
            <w:vAlign w:val="center"/>
          </w:tcPr>
          <w:p w14:paraId="7C1E11B3"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2899EED9"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34C1D1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C22336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12c</w:t>
            </w:r>
          </w:p>
        </w:tc>
        <w:tc>
          <w:tcPr>
            <w:tcW w:w="4542" w:type="dxa"/>
            <w:tcBorders>
              <w:top w:val="single" w:sz="4" w:space="0" w:color="auto"/>
              <w:left w:val="single" w:sz="4" w:space="0" w:color="auto"/>
              <w:bottom w:val="single" w:sz="4" w:space="0" w:color="auto"/>
              <w:right w:val="single" w:sz="4" w:space="0" w:color="auto"/>
            </w:tcBorders>
          </w:tcPr>
          <w:p w14:paraId="571C0F9A"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Prairie Wind Transmission, LLC</w:t>
            </w:r>
          </w:p>
        </w:tc>
        <w:tc>
          <w:tcPr>
            <w:tcW w:w="1537" w:type="dxa"/>
            <w:tcBorders>
              <w:top w:val="single" w:sz="4" w:space="0" w:color="auto"/>
              <w:left w:val="single" w:sz="4" w:space="0" w:color="auto"/>
              <w:bottom w:val="single" w:sz="4" w:space="0" w:color="auto"/>
              <w:right w:val="single" w:sz="4" w:space="0" w:color="auto"/>
            </w:tcBorders>
            <w:vAlign w:val="center"/>
          </w:tcPr>
          <w:p w14:paraId="6A8F5E7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927B4B4"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52B3447"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A04713E"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13</w:t>
            </w:r>
          </w:p>
        </w:tc>
        <w:tc>
          <w:tcPr>
            <w:tcW w:w="4542" w:type="dxa"/>
            <w:tcBorders>
              <w:top w:val="single" w:sz="4" w:space="0" w:color="auto"/>
              <w:left w:val="single" w:sz="4" w:space="0" w:color="auto"/>
              <w:bottom w:val="single" w:sz="4" w:space="0" w:color="auto"/>
              <w:right w:val="single" w:sz="4" w:space="0" w:color="auto"/>
            </w:tcBorders>
          </w:tcPr>
          <w:p w14:paraId="57791D5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Western Farmers Electric Cooperative </w:t>
            </w:r>
          </w:p>
        </w:tc>
        <w:tc>
          <w:tcPr>
            <w:tcW w:w="1537" w:type="dxa"/>
            <w:tcBorders>
              <w:top w:val="single" w:sz="4" w:space="0" w:color="auto"/>
              <w:left w:val="single" w:sz="4" w:space="0" w:color="auto"/>
              <w:bottom w:val="single" w:sz="4" w:space="0" w:color="auto"/>
              <w:right w:val="single" w:sz="4" w:space="0" w:color="auto"/>
            </w:tcBorders>
            <w:vAlign w:val="center"/>
          </w:tcPr>
          <w:p w14:paraId="5C6810F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1F608717"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p>
        </w:tc>
      </w:tr>
      <w:tr w:rsidR="00BF5323" w:rsidRPr="00174718" w14:paraId="24A11427"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581671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13a</w:t>
            </w:r>
          </w:p>
        </w:tc>
        <w:tc>
          <w:tcPr>
            <w:tcW w:w="4542" w:type="dxa"/>
            <w:tcBorders>
              <w:top w:val="single" w:sz="4" w:space="0" w:color="auto"/>
              <w:left w:val="single" w:sz="4" w:space="0" w:color="auto"/>
              <w:bottom w:val="single" w:sz="4" w:space="0" w:color="auto"/>
              <w:right w:val="single" w:sz="4" w:space="0" w:color="auto"/>
            </w:tcBorders>
          </w:tcPr>
          <w:p w14:paraId="005D2C1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Western Farmers Electric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1171012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3746727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1EB6FF8F"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28EE39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13b</w:t>
            </w:r>
          </w:p>
        </w:tc>
        <w:tc>
          <w:tcPr>
            <w:tcW w:w="4542" w:type="dxa"/>
            <w:tcBorders>
              <w:top w:val="single" w:sz="4" w:space="0" w:color="auto"/>
              <w:left w:val="single" w:sz="4" w:space="0" w:color="auto"/>
              <w:bottom w:val="single" w:sz="4" w:space="0" w:color="auto"/>
              <w:right w:val="single" w:sz="4" w:space="0" w:color="auto"/>
            </w:tcBorders>
          </w:tcPr>
          <w:p w14:paraId="4EBD5C3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People’s Electric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51876D5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537A87C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EA390B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6D76E1D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14</w:t>
            </w:r>
          </w:p>
        </w:tc>
        <w:tc>
          <w:tcPr>
            <w:tcW w:w="4542" w:type="dxa"/>
            <w:tcBorders>
              <w:top w:val="single" w:sz="4" w:space="0" w:color="auto"/>
              <w:left w:val="single" w:sz="4" w:space="0" w:color="auto"/>
              <w:bottom w:val="single" w:sz="4" w:space="0" w:color="auto"/>
              <w:right w:val="single" w:sz="4" w:space="0" w:color="auto"/>
            </w:tcBorders>
          </w:tcPr>
          <w:p w14:paraId="04C40873"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Evergy Kansas Central, Inc. (Evergy Kansas South, Inc. and Evergy Kansas Central, Inc.)</w:t>
            </w:r>
          </w:p>
        </w:tc>
        <w:tc>
          <w:tcPr>
            <w:tcW w:w="1537" w:type="dxa"/>
            <w:tcBorders>
              <w:top w:val="single" w:sz="4" w:space="0" w:color="auto"/>
              <w:left w:val="single" w:sz="4" w:space="0" w:color="auto"/>
              <w:bottom w:val="single" w:sz="4" w:space="0" w:color="auto"/>
              <w:right w:val="single" w:sz="4" w:space="0" w:color="auto"/>
            </w:tcBorders>
            <w:vAlign w:val="center"/>
          </w:tcPr>
          <w:p w14:paraId="6F84CE8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54F53949"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15750F79" w14:textId="77777777" w:rsidTr="00FE7259">
        <w:tblPrEx>
          <w:tblBorders>
            <w:top w:val="nil"/>
            <w:left w:val="nil"/>
            <w:bottom w:val="nil"/>
            <w:right w:val="nil"/>
            <w:insideH w:val="nil"/>
            <w:insideV w:val="nil"/>
          </w:tblBorders>
        </w:tblPrEx>
        <w:trPr>
          <w:trHeight w:val="980"/>
        </w:trPr>
        <w:tc>
          <w:tcPr>
            <w:tcW w:w="765" w:type="dxa"/>
            <w:tcBorders>
              <w:top w:val="single" w:sz="4" w:space="0" w:color="auto"/>
              <w:left w:val="single" w:sz="4" w:space="0" w:color="auto"/>
              <w:bottom w:val="single" w:sz="4" w:space="0" w:color="auto"/>
              <w:right w:val="single" w:sz="4" w:space="0" w:color="auto"/>
            </w:tcBorders>
          </w:tcPr>
          <w:p w14:paraId="43F4A01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14a</w:t>
            </w:r>
          </w:p>
        </w:tc>
        <w:tc>
          <w:tcPr>
            <w:tcW w:w="4542" w:type="dxa"/>
            <w:tcBorders>
              <w:top w:val="single" w:sz="4" w:space="0" w:color="auto"/>
              <w:left w:val="single" w:sz="4" w:space="0" w:color="auto"/>
              <w:bottom w:val="single" w:sz="4" w:space="0" w:color="auto"/>
              <w:right w:val="single" w:sz="4" w:space="0" w:color="auto"/>
            </w:tcBorders>
          </w:tcPr>
          <w:p w14:paraId="1AAE6EBF" w14:textId="77777777" w:rsidR="00BF5323" w:rsidRPr="00174718" w:rsidRDefault="00BF5323" w:rsidP="00FE7259">
            <w:pPr>
              <w:tabs>
                <w:tab w:val="clear" w:pos="2431"/>
                <w:tab w:val="right" w:pos="720"/>
                <w:tab w:val="left" w:pos="1440"/>
                <w:tab w:val="right" w:leader="dot" w:pos="9360"/>
              </w:tabs>
              <w:spacing w:after="0"/>
              <w:ind w:left="407"/>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Evergy Kansas Central, Inc. (Evergy Kansas South, Inc. and Evergy Kansas Central, Inc.)</w:t>
            </w:r>
          </w:p>
        </w:tc>
        <w:tc>
          <w:tcPr>
            <w:tcW w:w="1537" w:type="dxa"/>
            <w:tcBorders>
              <w:top w:val="single" w:sz="4" w:space="0" w:color="auto"/>
              <w:left w:val="single" w:sz="4" w:space="0" w:color="auto"/>
              <w:bottom w:val="single" w:sz="4" w:space="0" w:color="auto"/>
              <w:right w:val="single" w:sz="4" w:space="0" w:color="auto"/>
            </w:tcBorders>
          </w:tcPr>
          <w:p w14:paraId="30DB4771"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tcPr>
          <w:p w14:paraId="67507A6A"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48BF9C00"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6DF5C1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14b</w:t>
            </w:r>
          </w:p>
        </w:tc>
        <w:tc>
          <w:tcPr>
            <w:tcW w:w="4542" w:type="dxa"/>
            <w:tcBorders>
              <w:top w:val="single" w:sz="4" w:space="0" w:color="auto"/>
              <w:left w:val="single" w:sz="4" w:space="0" w:color="auto"/>
              <w:bottom w:val="single" w:sz="4" w:space="0" w:color="auto"/>
              <w:right w:val="single" w:sz="4" w:space="0" w:color="auto"/>
            </w:tcBorders>
          </w:tcPr>
          <w:p w14:paraId="01DBBA1E"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Prairie Wind Transmission, LLC</w:t>
            </w:r>
          </w:p>
        </w:tc>
        <w:tc>
          <w:tcPr>
            <w:tcW w:w="1537" w:type="dxa"/>
            <w:tcBorders>
              <w:top w:val="single" w:sz="4" w:space="0" w:color="auto"/>
              <w:left w:val="single" w:sz="4" w:space="0" w:color="auto"/>
              <w:bottom w:val="single" w:sz="4" w:space="0" w:color="auto"/>
              <w:right w:val="single" w:sz="4" w:space="0" w:color="auto"/>
            </w:tcBorders>
            <w:vAlign w:val="center"/>
          </w:tcPr>
          <w:p w14:paraId="657FBE61"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70B772E5"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654DEF7D"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9D0798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14c</w:t>
            </w:r>
          </w:p>
        </w:tc>
        <w:tc>
          <w:tcPr>
            <w:tcW w:w="4542" w:type="dxa"/>
            <w:tcBorders>
              <w:top w:val="single" w:sz="4" w:space="0" w:color="auto"/>
              <w:left w:val="single" w:sz="4" w:space="0" w:color="auto"/>
              <w:bottom w:val="single" w:sz="4" w:space="0" w:color="auto"/>
              <w:right w:val="single" w:sz="4" w:space="0" w:color="auto"/>
            </w:tcBorders>
          </w:tcPr>
          <w:p w14:paraId="4DD3EFFC"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Kansas Power Pool</w:t>
            </w:r>
          </w:p>
        </w:tc>
        <w:tc>
          <w:tcPr>
            <w:tcW w:w="1537" w:type="dxa"/>
            <w:tcBorders>
              <w:top w:val="single" w:sz="4" w:space="0" w:color="auto"/>
              <w:left w:val="single" w:sz="4" w:space="0" w:color="auto"/>
              <w:bottom w:val="single" w:sz="4" w:space="0" w:color="auto"/>
              <w:right w:val="single" w:sz="4" w:space="0" w:color="auto"/>
            </w:tcBorders>
            <w:vAlign w:val="center"/>
          </w:tcPr>
          <w:p w14:paraId="56AA87C3"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67272F49"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047B1C6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9E984CB"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14d</w:t>
            </w:r>
          </w:p>
        </w:tc>
        <w:tc>
          <w:tcPr>
            <w:tcW w:w="4542" w:type="dxa"/>
            <w:tcBorders>
              <w:top w:val="single" w:sz="4" w:space="0" w:color="auto"/>
              <w:left w:val="single" w:sz="4" w:space="0" w:color="auto"/>
              <w:bottom w:val="single" w:sz="4" w:space="0" w:color="auto"/>
              <w:right w:val="single" w:sz="4" w:space="0" w:color="auto"/>
            </w:tcBorders>
          </w:tcPr>
          <w:p w14:paraId="0E985FA7" w14:textId="77777777" w:rsidR="00BF5323" w:rsidRPr="00174718" w:rsidRDefault="00BF5323" w:rsidP="00FE7259">
            <w:pPr>
              <w:tabs>
                <w:tab w:val="clear" w:pos="2431"/>
                <w:tab w:val="right" w:pos="720"/>
                <w:tab w:val="left" w:pos="1440"/>
                <w:tab w:val="right" w:leader="dot" w:pos="9360"/>
              </w:tabs>
              <w:spacing w:after="0"/>
              <w:ind w:left="47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South Central MCN LLC</w:t>
            </w:r>
          </w:p>
        </w:tc>
        <w:tc>
          <w:tcPr>
            <w:tcW w:w="1537" w:type="dxa"/>
            <w:tcBorders>
              <w:top w:val="single" w:sz="4" w:space="0" w:color="auto"/>
              <w:left w:val="single" w:sz="4" w:space="0" w:color="auto"/>
              <w:bottom w:val="single" w:sz="4" w:space="0" w:color="auto"/>
              <w:right w:val="single" w:sz="4" w:space="0" w:color="auto"/>
            </w:tcBorders>
            <w:vAlign w:val="center"/>
          </w:tcPr>
          <w:p w14:paraId="069A3F8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668481F9"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625DB247"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1FE5BD1" w14:textId="77777777" w:rsidR="00BF5323" w:rsidRPr="00174718" w:rsidRDefault="00BF5323" w:rsidP="00FE7259">
            <w:pPr>
              <w:tabs>
                <w:tab w:val="clear" w:pos="2431"/>
              </w:tabs>
              <w:spacing w:after="0"/>
              <w:jc w:val="both"/>
              <w:rPr>
                <w:rFonts w:ascii="Times New Roman" w:eastAsia="Times New Roman" w:hAnsi="Times New Roman" w:cs="Times New Roman"/>
                <w:i/>
                <w:iCs/>
                <w:sz w:val="24"/>
                <w:szCs w:val="20"/>
              </w:rPr>
            </w:pPr>
            <w:r w:rsidRPr="00174718">
              <w:rPr>
                <w:rFonts w:ascii="Times New Roman" w:eastAsia="Times New Roman" w:hAnsi="Times New Roman" w:cs="Times New Roman"/>
                <w:i/>
                <w:iCs/>
                <w:sz w:val="24"/>
                <w:szCs w:val="20"/>
              </w:rPr>
              <w:t>14e</w:t>
            </w:r>
          </w:p>
        </w:tc>
        <w:tc>
          <w:tcPr>
            <w:tcW w:w="4542" w:type="dxa"/>
            <w:tcBorders>
              <w:top w:val="single" w:sz="4" w:space="0" w:color="auto"/>
              <w:left w:val="single" w:sz="4" w:space="0" w:color="auto"/>
              <w:bottom w:val="single" w:sz="4" w:space="0" w:color="auto"/>
              <w:right w:val="single" w:sz="4" w:space="0" w:color="auto"/>
            </w:tcBorders>
          </w:tcPr>
          <w:p w14:paraId="161508B7" w14:textId="77777777" w:rsidR="00BF5323" w:rsidRPr="00174718" w:rsidRDefault="00BF5323" w:rsidP="00FE7259">
            <w:pPr>
              <w:tabs>
                <w:tab w:val="clear" w:pos="2431"/>
              </w:tabs>
              <w:spacing w:after="0"/>
              <w:jc w:val="both"/>
              <w:rPr>
                <w:rFonts w:ascii="Times New Roman" w:eastAsia="Times New Roman" w:hAnsi="Times New Roman" w:cs="Times New Roman"/>
                <w:i/>
                <w:iCs/>
                <w:sz w:val="24"/>
                <w:szCs w:val="24"/>
              </w:rPr>
            </w:pPr>
            <w:r w:rsidRPr="00174718">
              <w:rPr>
                <w:rFonts w:ascii="Times New Roman" w:eastAsia="Times New Roman" w:hAnsi="Times New Roman" w:cs="Times New Roman"/>
                <w:i/>
                <w:iCs/>
                <w:sz w:val="24"/>
                <w:szCs w:val="24"/>
              </w:rPr>
              <w:t xml:space="preserve">    NextEra Energy Transmission Southwest, LLC</w:t>
            </w:r>
          </w:p>
        </w:tc>
        <w:tc>
          <w:tcPr>
            <w:tcW w:w="1537" w:type="dxa"/>
            <w:tcBorders>
              <w:top w:val="single" w:sz="4" w:space="0" w:color="auto"/>
              <w:left w:val="single" w:sz="4" w:space="0" w:color="auto"/>
              <w:bottom w:val="single" w:sz="4" w:space="0" w:color="auto"/>
              <w:right w:val="single" w:sz="4" w:space="0" w:color="auto"/>
            </w:tcBorders>
            <w:vAlign w:val="center"/>
          </w:tcPr>
          <w:p w14:paraId="3FFC194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i/>
                <w:iCs/>
                <w:sz w:val="24"/>
                <w:szCs w:val="20"/>
              </w:rPr>
            </w:pPr>
            <w:r w:rsidRPr="00174718">
              <w:rPr>
                <w:rFonts w:ascii="Times New Roman" w:eastAsia="Times New Roman" w:hAnsi="Times New Roman" w:cs="Times New Roman"/>
                <w:i/>
                <w:iCs/>
                <w:sz w:val="24"/>
                <w:szCs w:val="20"/>
              </w:rPr>
              <w:t>N/A</w:t>
            </w:r>
          </w:p>
        </w:tc>
        <w:tc>
          <w:tcPr>
            <w:tcW w:w="1537" w:type="dxa"/>
            <w:tcBorders>
              <w:top w:val="single" w:sz="4" w:space="0" w:color="auto"/>
              <w:left w:val="single" w:sz="4" w:space="0" w:color="auto"/>
              <w:bottom w:val="single" w:sz="4" w:space="0" w:color="auto"/>
              <w:right w:val="single" w:sz="4" w:space="0" w:color="auto"/>
            </w:tcBorders>
            <w:vAlign w:val="center"/>
          </w:tcPr>
          <w:p w14:paraId="45622CCE"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i/>
                <w:iCs/>
                <w:sz w:val="24"/>
                <w:szCs w:val="20"/>
              </w:rPr>
            </w:pPr>
            <w:r w:rsidRPr="00174718">
              <w:rPr>
                <w:rFonts w:ascii="Times New Roman" w:eastAsia="Times New Roman" w:hAnsi="Times New Roman" w:cs="Times New Roman"/>
                <w:i/>
                <w:iCs/>
                <w:sz w:val="24"/>
                <w:szCs w:val="20"/>
              </w:rPr>
              <w:t>N/A</w:t>
            </w:r>
          </w:p>
        </w:tc>
      </w:tr>
      <w:tr w:rsidR="00BF5323" w:rsidRPr="00174718" w14:paraId="6C98E82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F8D26A9"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15</w:t>
            </w:r>
          </w:p>
        </w:tc>
        <w:tc>
          <w:tcPr>
            <w:tcW w:w="4542" w:type="dxa"/>
            <w:tcBorders>
              <w:top w:val="single" w:sz="4" w:space="0" w:color="auto"/>
              <w:left w:val="single" w:sz="4" w:space="0" w:color="auto"/>
              <w:bottom w:val="single" w:sz="4" w:space="0" w:color="auto"/>
              <w:right w:val="single" w:sz="4" w:space="0" w:color="auto"/>
            </w:tcBorders>
          </w:tcPr>
          <w:p w14:paraId="2510E535"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Reserved for Future Use</w:t>
            </w:r>
          </w:p>
        </w:tc>
        <w:tc>
          <w:tcPr>
            <w:tcW w:w="1537" w:type="dxa"/>
            <w:tcBorders>
              <w:top w:val="single" w:sz="4" w:space="0" w:color="auto"/>
              <w:left w:val="single" w:sz="4" w:space="0" w:color="auto"/>
              <w:bottom w:val="single" w:sz="4" w:space="0" w:color="auto"/>
              <w:right w:val="single" w:sz="4" w:space="0" w:color="auto"/>
            </w:tcBorders>
            <w:vAlign w:val="center"/>
          </w:tcPr>
          <w:p w14:paraId="1435E47E"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728B7F2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r>
      <w:tr w:rsidR="00BF5323" w:rsidRPr="00174718" w14:paraId="43733B5B"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10F3859"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16</w:t>
            </w:r>
          </w:p>
        </w:tc>
        <w:tc>
          <w:tcPr>
            <w:tcW w:w="4542" w:type="dxa"/>
            <w:tcBorders>
              <w:top w:val="single" w:sz="4" w:space="0" w:color="auto"/>
              <w:left w:val="single" w:sz="4" w:space="0" w:color="auto"/>
              <w:bottom w:val="single" w:sz="4" w:space="0" w:color="auto"/>
              <w:right w:val="single" w:sz="4" w:space="0" w:color="auto"/>
            </w:tcBorders>
          </w:tcPr>
          <w:p w14:paraId="7FF184D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Lincoln Electric System</w:t>
            </w:r>
          </w:p>
        </w:tc>
        <w:tc>
          <w:tcPr>
            <w:tcW w:w="1537" w:type="dxa"/>
            <w:tcBorders>
              <w:top w:val="single" w:sz="4" w:space="0" w:color="auto"/>
              <w:left w:val="single" w:sz="4" w:space="0" w:color="auto"/>
              <w:bottom w:val="single" w:sz="4" w:space="0" w:color="auto"/>
              <w:right w:val="single" w:sz="4" w:space="0" w:color="auto"/>
            </w:tcBorders>
            <w:vAlign w:val="center"/>
          </w:tcPr>
          <w:p w14:paraId="6F83575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CBAC062"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69BACC34"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6B8DE09"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17</w:t>
            </w:r>
          </w:p>
        </w:tc>
        <w:tc>
          <w:tcPr>
            <w:tcW w:w="4542" w:type="dxa"/>
            <w:tcBorders>
              <w:top w:val="single" w:sz="4" w:space="0" w:color="auto"/>
              <w:left w:val="single" w:sz="4" w:space="0" w:color="auto"/>
              <w:bottom w:val="single" w:sz="4" w:space="0" w:color="auto"/>
              <w:right w:val="single" w:sz="4" w:space="0" w:color="auto"/>
            </w:tcBorders>
          </w:tcPr>
          <w:p w14:paraId="6D2AE026"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Nebraska Public Power District</w:t>
            </w:r>
          </w:p>
        </w:tc>
        <w:tc>
          <w:tcPr>
            <w:tcW w:w="1537" w:type="dxa"/>
            <w:tcBorders>
              <w:top w:val="single" w:sz="4" w:space="0" w:color="auto"/>
              <w:left w:val="single" w:sz="4" w:space="0" w:color="auto"/>
              <w:bottom w:val="single" w:sz="4" w:space="0" w:color="auto"/>
              <w:right w:val="single" w:sz="4" w:space="0" w:color="auto"/>
            </w:tcBorders>
            <w:vAlign w:val="center"/>
          </w:tcPr>
          <w:p w14:paraId="20E60CB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3481919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i/>
                <w:sz w:val="24"/>
                <w:szCs w:val="24"/>
              </w:rPr>
            </w:pPr>
          </w:p>
        </w:tc>
      </w:tr>
      <w:tr w:rsidR="00BF5323" w:rsidRPr="00174718" w14:paraId="0E05502F"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E38E73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lastRenderedPageBreak/>
              <w:t>17a</w:t>
            </w:r>
          </w:p>
        </w:tc>
        <w:tc>
          <w:tcPr>
            <w:tcW w:w="4542" w:type="dxa"/>
            <w:tcBorders>
              <w:top w:val="single" w:sz="4" w:space="0" w:color="auto"/>
              <w:left w:val="single" w:sz="4" w:space="0" w:color="auto"/>
              <w:bottom w:val="single" w:sz="4" w:space="0" w:color="auto"/>
              <w:right w:val="single" w:sz="4" w:space="0" w:color="auto"/>
            </w:tcBorders>
          </w:tcPr>
          <w:p w14:paraId="280C1522"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Nebraska Public Power District</w:t>
            </w:r>
          </w:p>
        </w:tc>
        <w:tc>
          <w:tcPr>
            <w:tcW w:w="1537" w:type="dxa"/>
            <w:tcBorders>
              <w:top w:val="single" w:sz="4" w:space="0" w:color="auto"/>
              <w:left w:val="single" w:sz="4" w:space="0" w:color="auto"/>
              <w:bottom w:val="single" w:sz="4" w:space="0" w:color="auto"/>
              <w:right w:val="single" w:sz="4" w:space="0" w:color="auto"/>
            </w:tcBorders>
            <w:vAlign w:val="center"/>
          </w:tcPr>
          <w:p w14:paraId="72938A7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21351F7A"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79B8C817"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CE1CBC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17b</w:t>
            </w:r>
          </w:p>
        </w:tc>
        <w:tc>
          <w:tcPr>
            <w:tcW w:w="4542" w:type="dxa"/>
            <w:tcBorders>
              <w:top w:val="single" w:sz="4" w:space="0" w:color="auto"/>
              <w:left w:val="single" w:sz="4" w:space="0" w:color="auto"/>
              <w:bottom w:val="single" w:sz="4" w:space="0" w:color="auto"/>
              <w:right w:val="single" w:sz="4" w:space="0" w:color="auto"/>
            </w:tcBorders>
          </w:tcPr>
          <w:p w14:paraId="7D536DAD"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Central Nebraska Public Power and </w:t>
            </w:r>
          </w:p>
          <w:p w14:paraId="04A384B5"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       Irrigation District</w:t>
            </w:r>
          </w:p>
        </w:tc>
        <w:tc>
          <w:tcPr>
            <w:tcW w:w="1537" w:type="dxa"/>
            <w:tcBorders>
              <w:top w:val="single" w:sz="4" w:space="0" w:color="auto"/>
              <w:left w:val="single" w:sz="4" w:space="0" w:color="auto"/>
              <w:bottom w:val="single" w:sz="4" w:space="0" w:color="auto"/>
              <w:right w:val="single" w:sz="4" w:space="0" w:color="auto"/>
            </w:tcBorders>
            <w:vAlign w:val="center"/>
          </w:tcPr>
          <w:p w14:paraId="1026B4CD"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vAlign w:val="center"/>
          </w:tcPr>
          <w:p w14:paraId="37F2D3EC"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$0</w:t>
            </w:r>
          </w:p>
        </w:tc>
      </w:tr>
      <w:tr w:rsidR="00BF5323" w:rsidRPr="00174718" w14:paraId="1AA22F92"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0E125DF"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17c</w:t>
            </w:r>
          </w:p>
        </w:tc>
        <w:tc>
          <w:tcPr>
            <w:tcW w:w="4542" w:type="dxa"/>
            <w:tcBorders>
              <w:top w:val="single" w:sz="4" w:space="0" w:color="auto"/>
              <w:left w:val="single" w:sz="4" w:space="0" w:color="auto"/>
              <w:bottom w:val="single" w:sz="4" w:space="0" w:color="auto"/>
              <w:right w:val="single" w:sz="4" w:space="0" w:color="auto"/>
            </w:tcBorders>
          </w:tcPr>
          <w:p w14:paraId="1876BE3F" w14:textId="77777777" w:rsidR="00BF5323" w:rsidRPr="00174718" w:rsidRDefault="00BF5323" w:rsidP="00FE7259">
            <w:pPr>
              <w:tabs>
                <w:tab w:val="clear" w:pos="2431"/>
                <w:tab w:val="right" w:pos="720"/>
                <w:tab w:val="left" w:pos="1440"/>
                <w:tab w:val="right" w:leader="dot" w:pos="9360"/>
              </w:tabs>
              <w:spacing w:after="0"/>
              <w:ind w:left="452" w:hanging="9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Tri-State G&amp;T Association</w:t>
            </w:r>
          </w:p>
        </w:tc>
        <w:tc>
          <w:tcPr>
            <w:tcW w:w="1537" w:type="dxa"/>
            <w:tcBorders>
              <w:top w:val="single" w:sz="4" w:space="0" w:color="auto"/>
              <w:left w:val="single" w:sz="4" w:space="0" w:color="auto"/>
              <w:bottom w:val="single" w:sz="4" w:space="0" w:color="auto"/>
              <w:right w:val="single" w:sz="4" w:space="0" w:color="auto"/>
            </w:tcBorders>
            <w:vAlign w:val="center"/>
          </w:tcPr>
          <w:p w14:paraId="1E6D2F63"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5DBF9ACA"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41919BE2"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B07B500"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18</w:t>
            </w:r>
          </w:p>
        </w:tc>
        <w:tc>
          <w:tcPr>
            <w:tcW w:w="4542" w:type="dxa"/>
            <w:tcBorders>
              <w:top w:val="single" w:sz="4" w:space="0" w:color="auto"/>
              <w:left w:val="single" w:sz="4" w:space="0" w:color="auto"/>
              <w:bottom w:val="single" w:sz="4" w:space="0" w:color="auto"/>
              <w:right w:val="single" w:sz="4" w:space="0" w:color="auto"/>
            </w:tcBorders>
          </w:tcPr>
          <w:p w14:paraId="51B7AD58"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Omaha Public Power District</w:t>
            </w:r>
          </w:p>
        </w:tc>
        <w:tc>
          <w:tcPr>
            <w:tcW w:w="1537" w:type="dxa"/>
            <w:tcBorders>
              <w:top w:val="single" w:sz="4" w:space="0" w:color="auto"/>
              <w:left w:val="single" w:sz="4" w:space="0" w:color="auto"/>
              <w:bottom w:val="single" w:sz="4" w:space="0" w:color="auto"/>
              <w:right w:val="single" w:sz="4" w:space="0" w:color="auto"/>
            </w:tcBorders>
            <w:vAlign w:val="center"/>
          </w:tcPr>
          <w:p w14:paraId="0E81FBD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2BA705AE"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N/A</w:t>
            </w:r>
          </w:p>
        </w:tc>
      </w:tr>
      <w:tr w:rsidR="00BF5323" w:rsidRPr="00174718" w14:paraId="1C8945B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A16055F"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w:t>
            </w:r>
          </w:p>
        </w:tc>
        <w:tc>
          <w:tcPr>
            <w:tcW w:w="4542" w:type="dxa"/>
            <w:tcBorders>
              <w:top w:val="single" w:sz="4" w:space="0" w:color="auto"/>
              <w:left w:val="single" w:sz="4" w:space="0" w:color="auto"/>
              <w:bottom w:val="single" w:sz="4" w:space="0" w:color="auto"/>
              <w:right w:val="single" w:sz="4" w:space="0" w:color="auto"/>
            </w:tcBorders>
          </w:tcPr>
          <w:p w14:paraId="09D8BFF1" w14:textId="77777777" w:rsidR="00BF5323" w:rsidRPr="00174718" w:rsidRDefault="00BF5323" w:rsidP="00FE7259">
            <w:pPr>
              <w:tabs>
                <w:tab w:val="clear" w:pos="2431"/>
                <w:tab w:val="right" w:pos="720"/>
                <w:tab w:val="left" w:pos="1440"/>
                <w:tab w:val="right" w:leader="dot" w:pos="9360"/>
              </w:tabs>
              <w:spacing w:after="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Upper Missouri Zone</w:t>
            </w:r>
          </w:p>
        </w:tc>
        <w:tc>
          <w:tcPr>
            <w:tcW w:w="1537" w:type="dxa"/>
            <w:tcBorders>
              <w:top w:val="single" w:sz="4" w:space="0" w:color="auto"/>
              <w:left w:val="single" w:sz="4" w:space="0" w:color="auto"/>
              <w:bottom w:val="single" w:sz="4" w:space="0" w:color="auto"/>
              <w:right w:val="single" w:sz="4" w:space="0" w:color="auto"/>
            </w:tcBorders>
            <w:vAlign w:val="center"/>
          </w:tcPr>
          <w:p w14:paraId="5B483D6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7D68120C"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p>
        </w:tc>
      </w:tr>
      <w:tr w:rsidR="00BF5323" w:rsidRPr="00174718" w14:paraId="7553B91A"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943E13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19a</w:t>
            </w:r>
          </w:p>
        </w:tc>
        <w:tc>
          <w:tcPr>
            <w:tcW w:w="4542" w:type="dxa"/>
            <w:tcBorders>
              <w:top w:val="single" w:sz="4" w:space="0" w:color="auto"/>
              <w:left w:val="single" w:sz="4" w:space="0" w:color="auto"/>
              <w:bottom w:val="single" w:sz="4" w:space="0" w:color="auto"/>
              <w:right w:val="single" w:sz="4" w:space="0" w:color="auto"/>
            </w:tcBorders>
          </w:tcPr>
          <w:p w14:paraId="1C248248" w14:textId="77777777" w:rsidR="00BF5323" w:rsidRPr="00174718" w:rsidRDefault="00BF5323" w:rsidP="00FE7259">
            <w:pPr>
              <w:tabs>
                <w:tab w:val="clear" w:pos="2431"/>
                <w:tab w:val="right" w:pos="720"/>
                <w:tab w:val="left" w:pos="1440"/>
                <w:tab w:val="right" w:leader="dot" w:pos="9360"/>
              </w:tabs>
              <w:spacing w:after="0"/>
              <w:ind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Western-UGP</w:t>
            </w:r>
          </w:p>
        </w:tc>
        <w:tc>
          <w:tcPr>
            <w:tcW w:w="1537" w:type="dxa"/>
            <w:tcBorders>
              <w:top w:val="single" w:sz="4" w:space="0" w:color="auto"/>
              <w:left w:val="single" w:sz="4" w:space="0" w:color="auto"/>
              <w:bottom w:val="single" w:sz="4" w:space="0" w:color="auto"/>
              <w:right w:val="single" w:sz="4" w:space="0" w:color="auto"/>
            </w:tcBorders>
            <w:vAlign w:val="center"/>
          </w:tcPr>
          <w:p w14:paraId="3FA6C29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7B8340A3"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126020B"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27F11F7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19b</w:t>
            </w:r>
          </w:p>
        </w:tc>
        <w:tc>
          <w:tcPr>
            <w:tcW w:w="4542" w:type="dxa"/>
            <w:tcBorders>
              <w:top w:val="single" w:sz="4" w:space="0" w:color="auto"/>
              <w:left w:val="single" w:sz="4" w:space="0" w:color="auto"/>
              <w:bottom w:val="single" w:sz="4" w:space="0" w:color="auto"/>
              <w:right w:val="single" w:sz="4" w:space="0" w:color="auto"/>
            </w:tcBorders>
          </w:tcPr>
          <w:p w14:paraId="68501BC6" w14:textId="77777777" w:rsidR="00BF5323" w:rsidRPr="00174718" w:rsidRDefault="00BF5323" w:rsidP="00FE7259">
            <w:pPr>
              <w:tabs>
                <w:tab w:val="clear" w:pos="2431"/>
                <w:tab w:val="right" w:pos="720"/>
                <w:tab w:val="left" w:pos="1440"/>
                <w:tab w:val="right" w:leader="dot" w:pos="9360"/>
              </w:tabs>
              <w:spacing w:after="0"/>
              <w:ind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Basin Electric Power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6446601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c>
          <w:tcPr>
            <w:tcW w:w="1537" w:type="dxa"/>
            <w:tcBorders>
              <w:top w:val="single" w:sz="4" w:space="0" w:color="auto"/>
              <w:left w:val="single" w:sz="4" w:space="0" w:color="auto"/>
              <w:bottom w:val="single" w:sz="4" w:space="0" w:color="auto"/>
              <w:right w:val="single" w:sz="4" w:space="0" w:color="auto"/>
            </w:tcBorders>
            <w:vAlign w:val="center"/>
          </w:tcPr>
          <w:p w14:paraId="7AE0E7B5"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7D9CEBF3"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A291A1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19c</w:t>
            </w:r>
          </w:p>
        </w:tc>
        <w:tc>
          <w:tcPr>
            <w:tcW w:w="4542" w:type="dxa"/>
            <w:tcBorders>
              <w:top w:val="single" w:sz="4" w:space="0" w:color="auto"/>
              <w:left w:val="single" w:sz="4" w:space="0" w:color="auto"/>
              <w:bottom w:val="single" w:sz="4" w:space="0" w:color="auto"/>
              <w:right w:val="single" w:sz="4" w:space="0" w:color="auto"/>
            </w:tcBorders>
          </w:tcPr>
          <w:p w14:paraId="25D9CF40" w14:textId="77777777" w:rsidR="00BF5323" w:rsidRPr="00174718" w:rsidRDefault="00BF5323" w:rsidP="00FE7259">
            <w:pPr>
              <w:tabs>
                <w:tab w:val="clear" w:pos="2431"/>
                <w:tab w:val="right" w:pos="720"/>
                <w:tab w:val="left" w:pos="1440"/>
                <w:tab w:val="right" w:leader="dot" w:pos="9360"/>
              </w:tabs>
              <w:spacing w:after="0"/>
              <w:ind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Heartland Consumers Power District</w:t>
            </w:r>
          </w:p>
        </w:tc>
        <w:tc>
          <w:tcPr>
            <w:tcW w:w="1537" w:type="dxa"/>
            <w:tcBorders>
              <w:top w:val="single" w:sz="4" w:space="0" w:color="auto"/>
              <w:left w:val="single" w:sz="4" w:space="0" w:color="auto"/>
              <w:bottom w:val="single" w:sz="4" w:space="0" w:color="auto"/>
              <w:right w:val="single" w:sz="4" w:space="0" w:color="auto"/>
            </w:tcBorders>
            <w:vAlign w:val="center"/>
          </w:tcPr>
          <w:p w14:paraId="2FF0924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3B27B6CF"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03D69901"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814D7C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tc>
        <w:tc>
          <w:tcPr>
            <w:tcW w:w="4542" w:type="dxa"/>
            <w:tcBorders>
              <w:top w:val="single" w:sz="4" w:space="0" w:color="auto"/>
              <w:left w:val="single" w:sz="4" w:space="0" w:color="auto"/>
              <w:bottom w:val="single" w:sz="4" w:space="0" w:color="auto"/>
              <w:right w:val="single" w:sz="4" w:space="0" w:color="auto"/>
            </w:tcBorders>
          </w:tcPr>
          <w:p w14:paraId="22A74CCE" w14:textId="77777777" w:rsidR="00BF5323" w:rsidRPr="00174718" w:rsidRDefault="00BF5323" w:rsidP="00FE7259">
            <w:pPr>
              <w:tabs>
                <w:tab w:val="clear" w:pos="2431"/>
                <w:tab w:val="right" w:pos="720"/>
                <w:tab w:val="left" w:pos="1440"/>
                <w:tab w:val="right" w:leader="dot" w:pos="9360"/>
              </w:tabs>
              <w:spacing w:after="0"/>
              <w:ind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Missouri River Energy Services (Total)</w:t>
            </w:r>
          </w:p>
        </w:tc>
        <w:tc>
          <w:tcPr>
            <w:tcW w:w="1537" w:type="dxa"/>
            <w:tcBorders>
              <w:top w:val="single" w:sz="4" w:space="0" w:color="auto"/>
              <w:left w:val="single" w:sz="4" w:space="0" w:color="auto"/>
              <w:bottom w:val="single" w:sz="4" w:space="0" w:color="auto"/>
              <w:right w:val="single" w:sz="4" w:space="0" w:color="auto"/>
            </w:tcBorders>
            <w:vAlign w:val="center"/>
          </w:tcPr>
          <w:p w14:paraId="073A4E4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i/>
                <w:sz w:val="24"/>
                <w:szCs w:val="24"/>
              </w:rPr>
            </w:pPr>
          </w:p>
        </w:tc>
        <w:tc>
          <w:tcPr>
            <w:tcW w:w="1537" w:type="dxa"/>
            <w:tcBorders>
              <w:top w:val="single" w:sz="4" w:space="0" w:color="auto"/>
              <w:left w:val="single" w:sz="4" w:space="0" w:color="auto"/>
              <w:bottom w:val="single" w:sz="4" w:space="0" w:color="auto"/>
              <w:right w:val="single" w:sz="4" w:space="0" w:color="auto"/>
            </w:tcBorders>
            <w:vAlign w:val="center"/>
          </w:tcPr>
          <w:p w14:paraId="62DAED83" w14:textId="77777777" w:rsidR="00BF5323" w:rsidRPr="00174718" w:rsidRDefault="00BF5323" w:rsidP="00FE7259">
            <w:pPr>
              <w:tabs>
                <w:tab w:val="clear" w:pos="2431"/>
              </w:tabs>
              <w:spacing w:after="0"/>
              <w:jc w:val="center"/>
              <w:rPr>
                <w:rFonts w:ascii="Times New Roman" w:eastAsia="Times New Roman" w:hAnsi="Times New Roman" w:cs="Times New Roman"/>
                <w:i/>
                <w:sz w:val="24"/>
                <w:szCs w:val="24"/>
              </w:rPr>
            </w:pPr>
          </w:p>
        </w:tc>
      </w:tr>
      <w:tr w:rsidR="00BF5323" w:rsidRPr="00174718" w14:paraId="6BBF1A4C"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AB869B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6FBD889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i/>
                <w:sz w:val="24"/>
                <w:szCs w:val="24"/>
              </w:rPr>
            </w:pPr>
            <w:r w:rsidRPr="00174718">
              <w:rPr>
                <w:rFonts w:ascii="Times New Roman" w:eastAsia="Times New Roman" w:hAnsi="Times New Roman" w:cs="Times New Roman"/>
                <w:sz w:val="24"/>
                <w:szCs w:val="24"/>
              </w:rPr>
              <w:t>(i)</w:t>
            </w:r>
          </w:p>
        </w:tc>
        <w:tc>
          <w:tcPr>
            <w:tcW w:w="4542" w:type="dxa"/>
            <w:tcBorders>
              <w:top w:val="single" w:sz="4" w:space="0" w:color="auto"/>
              <w:left w:val="single" w:sz="4" w:space="0" w:color="auto"/>
              <w:bottom w:val="single" w:sz="4" w:space="0" w:color="auto"/>
              <w:right w:val="single" w:sz="4" w:space="0" w:color="auto"/>
            </w:tcBorders>
          </w:tcPr>
          <w:p w14:paraId="552D2E1E"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Missouri River Energy Services</w:t>
            </w:r>
          </w:p>
        </w:tc>
        <w:tc>
          <w:tcPr>
            <w:tcW w:w="1537" w:type="dxa"/>
            <w:tcBorders>
              <w:top w:val="single" w:sz="4" w:space="0" w:color="auto"/>
              <w:left w:val="single" w:sz="4" w:space="0" w:color="auto"/>
              <w:bottom w:val="single" w:sz="4" w:space="0" w:color="auto"/>
              <w:right w:val="single" w:sz="4" w:space="0" w:color="auto"/>
            </w:tcBorders>
            <w:vAlign w:val="center"/>
          </w:tcPr>
          <w:p w14:paraId="414F101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128F802"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7BB43841"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1D60D0F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263C86C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i/>
                <w:sz w:val="24"/>
                <w:szCs w:val="24"/>
              </w:rPr>
            </w:pPr>
            <w:r w:rsidRPr="00174718">
              <w:rPr>
                <w:rFonts w:ascii="Times New Roman" w:eastAsia="Times New Roman" w:hAnsi="Times New Roman" w:cs="Times New Roman"/>
                <w:sz w:val="24"/>
                <w:szCs w:val="24"/>
              </w:rPr>
              <w:t>(ii)</w:t>
            </w:r>
          </w:p>
        </w:tc>
        <w:tc>
          <w:tcPr>
            <w:tcW w:w="4542" w:type="dxa"/>
            <w:tcBorders>
              <w:top w:val="single" w:sz="4" w:space="0" w:color="auto"/>
              <w:left w:val="single" w:sz="4" w:space="0" w:color="auto"/>
              <w:bottom w:val="single" w:sz="4" w:space="0" w:color="auto"/>
              <w:right w:val="single" w:sz="4" w:space="0" w:color="auto"/>
            </w:tcBorders>
          </w:tcPr>
          <w:p w14:paraId="7B0BDA08"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Moorhead Public Service</w:t>
            </w:r>
          </w:p>
        </w:tc>
        <w:tc>
          <w:tcPr>
            <w:tcW w:w="1537" w:type="dxa"/>
            <w:tcBorders>
              <w:top w:val="single" w:sz="4" w:space="0" w:color="auto"/>
              <w:left w:val="single" w:sz="4" w:space="0" w:color="auto"/>
              <w:bottom w:val="single" w:sz="4" w:space="0" w:color="auto"/>
              <w:right w:val="single" w:sz="4" w:space="0" w:color="auto"/>
            </w:tcBorders>
            <w:vAlign w:val="center"/>
          </w:tcPr>
          <w:p w14:paraId="10B85F44"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0C2B7F02"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77707B1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BDF0F3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4757D00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i/>
                <w:sz w:val="24"/>
                <w:szCs w:val="24"/>
              </w:rPr>
            </w:pPr>
            <w:r w:rsidRPr="00174718">
              <w:rPr>
                <w:rFonts w:ascii="Times New Roman" w:eastAsia="Times New Roman" w:hAnsi="Times New Roman" w:cs="Times New Roman"/>
                <w:sz w:val="24"/>
                <w:szCs w:val="24"/>
              </w:rPr>
              <w:t>(iii)</w:t>
            </w:r>
          </w:p>
        </w:tc>
        <w:tc>
          <w:tcPr>
            <w:tcW w:w="4542" w:type="dxa"/>
            <w:tcBorders>
              <w:top w:val="single" w:sz="4" w:space="0" w:color="auto"/>
              <w:left w:val="single" w:sz="4" w:space="0" w:color="auto"/>
              <w:bottom w:val="single" w:sz="4" w:space="0" w:color="auto"/>
              <w:right w:val="single" w:sz="4" w:space="0" w:color="auto"/>
            </w:tcBorders>
          </w:tcPr>
          <w:p w14:paraId="0ED57478"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Orange City Municipal Utilities</w:t>
            </w:r>
          </w:p>
        </w:tc>
        <w:tc>
          <w:tcPr>
            <w:tcW w:w="1537" w:type="dxa"/>
            <w:tcBorders>
              <w:top w:val="single" w:sz="4" w:space="0" w:color="auto"/>
              <w:left w:val="single" w:sz="4" w:space="0" w:color="auto"/>
              <w:bottom w:val="single" w:sz="4" w:space="0" w:color="auto"/>
              <w:right w:val="single" w:sz="4" w:space="0" w:color="auto"/>
            </w:tcBorders>
            <w:vAlign w:val="center"/>
          </w:tcPr>
          <w:p w14:paraId="2DE1C8BB"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49DE7D0F"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A24552A"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12F2EF9"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7A29C59E"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i/>
                <w:sz w:val="24"/>
                <w:szCs w:val="24"/>
              </w:rPr>
            </w:pPr>
            <w:r w:rsidRPr="00174718">
              <w:rPr>
                <w:rFonts w:ascii="Times New Roman" w:eastAsia="Times New Roman" w:hAnsi="Times New Roman" w:cs="Times New Roman"/>
                <w:sz w:val="24"/>
                <w:szCs w:val="24"/>
              </w:rPr>
              <w:t>(iv)</w:t>
            </w:r>
          </w:p>
        </w:tc>
        <w:tc>
          <w:tcPr>
            <w:tcW w:w="4542" w:type="dxa"/>
            <w:tcBorders>
              <w:top w:val="single" w:sz="4" w:space="0" w:color="auto"/>
              <w:left w:val="single" w:sz="4" w:space="0" w:color="auto"/>
              <w:bottom w:val="single" w:sz="4" w:space="0" w:color="auto"/>
              <w:right w:val="single" w:sz="4" w:space="0" w:color="auto"/>
            </w:tcBorders>
          </w:tcPr>
          <w:p w14:paraId="2F8F4353"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City of Pierre, South Dakota</w:t>
            </w:r>
          </w:p>
        </w:tc>
        <w:tc>
          <w:tcPr>
            <w:tcW w:w="1537" w:type="dxa"/>
            <w:tcBorders>
              <w:top w:val="single" w:sz="4" w:space="0" w:color="auto"/>
              <w:left w:val="single" w:sz="4" w:space="0" w:color="auto"/>
              <w:bottom w:val="single" w:sz="4" w:space="0" w:color="auto"/>
              <w:right w:val="single" w:sz="4" w:space="0" w:color="auto"/>
            </w:tcBorders>
            <w:vAlign w:val="center"/>
          </w:tcPr>
          <w:p w14:paraId="2616839F"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48C434A4"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662A736A"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4EE40113"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1C0A276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(v)</w:t>
            </w:r>
          </w:p>
        </w:tc>
        <w:tc>
          <w:tcPr>
            <w:tcW w:w="4542" w:type="dxa"/>
            <w:tcBorders>
              <w:top w:val="single" w:sz="4" w:space="0" w:color="auto"/>
              <w:left w:val="single" w:sz="4" w:space="0" w:color="auto"/>
              <w:bottom w:val="single" w:sz="4" w:space="0" w:color="auto"/>
              <w:right w:val="single" w:sz="4" w:space="0" w:color="auto"/>
            </w:tcBorders>
          </w:tcPr>
          <w:p w14:paraId="4C9714D4"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City of Sioux Center, Iowa</w:t>
            </w:r>
          </w:p>
        </w:tc>
        <w:tc>
          <w:tcPr>
            <w:tcW w:w="1537" w:type="dxa"/>
            <w:tcBorders>
              <w:top w:val="single" w:sz="4" w:space="0" w:color="auto"/>
              <w:left w:val="single" w:sz="4" w:space="0" w:color="auto"/>
              <w:bottom w:val="single" w:sz="4" w:space="0" w:color="auto"/>
              <w:right w:val="single" w:sz="4" w:space="0" w:color="auto"/>
            </w:tcBorders>
            <w:vAlign w:val="center"/>
          </w:tcPr>
          <w:p w14:paraId="5B06E48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3278FA63"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77E6F7B4"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59AA658"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18EC229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(vi)</w:t>
            </w:r>
          </w:p>
        </w:tc>
        <w:tc>
          <w:tcPr>
            <w:tcW w:w="4542" w:type="dxa"/>
            <w:tcBorders>
              <w:top w:val="single" w:sz="4" w:space="0" w:color="auto"/>
              <w:left w:val="single" w:sz="4" w:space="0" w:color="auto"/>
              <w:bottom w:val="single" w:sz="4" w:space="0" w:color="auto"/>
              <w:right w:val="single" w:sz="4" w:space="0" w:color="auto"/>
            </w:tcBorders>
          </w:tcPr>
          <w:p w14:paraId="35F88DB2" w14:textId="77777777" w:rsidR="00BF5323" w:rsidRPr="00174718" w:rsidRDefault="00BF5323" w:rsidP="00FE7259">
            <w:pPr>
              <w:tabs>
                <w:tab w:val="clear" w:pos="2431"/>
                <w:tab w:val="left" w:pos="1440"/>
                <w:tab w:val="right" w:leader="dot" w:pos="9360"/>
              </w:tabs>
              <w:spacing w:after="0"/>
              <w:ind w:left="1101" w:hanging="19"/>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Watertown Municipal Utility         Department</w:t>
            </w:r>
          </w:p>
        </w:tc>
        <w:tc>
          <w:tcPr>
            <w:tcW w:w="1537" w:type="dxa"/>
            <w:tcBorders>
              <w:top w:val="single" w:sz="4" w:space="0" w:color="auto"/>
              <w:left w:val="single" w:sz="4" w:space="0" w:color="auto"/>
              <w:bottom w:val="single" w:sz="4" w:space="0" w:color="auto"/>
              <w:right w:val="single" w:sz="4" w:space="0" w:color="auto"/>
            </w:tcBorders>
            <w:vAlign w:val="center"/>
          </w:tcPr>
          <w:p w14:paraId="1B60A308"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655B3AAD"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53B84195"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2B9B41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593DDDC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(vii)</w:t>
            </w:r>
          </w:p>
        </w:tc>
        <w:tc>
          <w:tcPr>
            <w:tcW w:w="4542" w:type="dxa"/>
            <w:tcBorders>
              <w:top w:val="single" w:sz="4" w:space="0" w:color="auto"/>
              <w:left w:val="single" w:sz="4" w:space="0" w:color="auto"/>
              <w:bottom w:val="single" w:sz="4" w:space="0" w:color="auto"/>
              <w:right w:val="single" w:sz="4" w:space="0" w:color="auto"/>
            </w:tcBorders>
          </w:tcPr>
          <w:p w14:paraId="3572AB0F"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Denison Municipal Utilities</w:t>
            </w:r>
          </w:p>
        </w:tc>
        <w:tc>
          <w:tcPr>
            <w:tcW w:w="1537" w:type="dxa"/>
            <w:tcBorders>
              <w:top w:val="single" w:sz="4" w:space="0" w:color="auto"/>
              <w:left w:val="single" w:sz="4" w:space="0" w:color="auto"/>
              <w:bottom w:val="single" w:sz="4" w:space="0" w:color="auto"/>
              <w:right w:val="single" w:sz="4" w:space="0" w:color="auto"/>
            </w:tcBorders>
            <w:vAlign w:val="center"/>
          </w:tcPr>
          <w:p w14:paraId="0B193106"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607A6D19"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6B32F276"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EB8C16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19d</w:t>
            </w:r>
          </w:p>
          <w:p w14:paraId="70DF6E51"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(viii)</w:t>
            </w:r>
          </w:p>
        </w:tc>
        <w:tc>
          <w:tcPr>
            <w:tcW w:w="4542" w:type="dxa"/>
            <w:tcBorders>
              <w:top w:val="single" w:sz="4" w:space="0" w:color="auto"/>
              <w:left w:val="single" w:sz="4" w:space="0" w:color="auto"/>
              <w:bottom w:val="single" w:sz="4" w:space="0" w:color="auto"/>
              <w:right w:val="single" w:sz="4" w:space="0" w:color="auto"/>
            </w:tcBorders>
          </w:tcPr>
          <w:p w14:paraId="46980F96" w14:textId="77777777" w:rsidR="00BF5323" w:rsidRPr="00174718" w:rsidRDefault="00BF5323" w:rsidP="00FE7259">
            <w:pPr>
              <w:tabs>
                <w:tab w:val="clear" w:pos="2431"/>
                <w:tab w:val="right" w:pos="720"/>
                <w:tab w:val="left" w:pos="1440"/>
                <w:tab w:val="right" w:leader="dot" w:pos="9360"/>
              </w:tabs>
              <w:spacing w:after="0"/>
              <w:ind w:left="720" w:firstLine="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Vermillion Light &amp; Power</w:t>
            </w:r>
          </w:p>
        </w:tc>
        <w:tc>
          <w:tcPr>
            <w:tcW w:w="1537" w:type="dxa"/>
            <w:tcBorders>
              <w:top w:val="single" w:sz="4" w:space="0" w:color="auto"/>
              <w:left w:val="single" w:sz="4" w:space="0" w:color="auto"/>
              <w:bottom w:val="single" w:sz="4" w:space="0" w:color="auto"/>
              <w:right w:val="single" w:sz="4" w:space="0" w:color="auto"/>
            </w:tcBorders>
            <w:vAlign w:val="center"/>
          </w:tcPr>
          <w:p w14:paraId="529AD890"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972FBCF"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253BF1A"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1C8C96E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19e</w:t>
            </w:r>
          </w:p>
        </w:tc>
        <w:tc>
          <w:tcPr>
            <w:tcW w:w="4542" w:type="dxa"/>
            <w:tcBorders>
              <w:top w:val="single" w:sz="4" w:space="0" w:color="auto"/>
              <w:left w:val="single" w:sz="4" w:space="0" w:color="auto"/>
              <w:bottom w:val="single" w:sz="4" w:space="0" w:color="auto"/>
              <w:right w:val="single" w:sz="4" w:space="0" w:color="auto"/>
            </w:tcBorders>
          </w:tcPr>
          <w:p w14:paraId="5885BD1C" w14:textId="77777777" w:rsidR="00BF5323" w:rsidRPr="00174718" w:rsidRDefault="00BF5323" w:rsidP="00FE7259">
            <w:pPr>
              <w:tabs>
                <w:tab w:val="clear" w:pos="2431"/>
                <w:tab w:val="right" w:pos="720"/>
                <w:tab w:val="left" w:pos="1440"/>
                <w:tab w:val="right" w:leader="dot" w:pos="9360"/>
              </w:tabs>
              <w:spacing w:after="0"/>
              <w:ind w:left="362"/>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East River Electric Power Cooperative, Inc.</w:t>
            </w:r>
          </w:p>
        </w:tc>
        <w:tc>
          <w:tcPr>
            <w:tcW w:w="1537" w:type="dxa"/>
            <w:tcBorders>
              <w:top w:val="single" w:sz="4" w:space="0" w:color="auto"/>
              <w:left w:val="single" w:sz="4" w:space="0" w:color="auto"/>
              <w:bottom w:val="single" w:sz="4" w:space="0" w:color="auto"/>
              <w:right w:val="single" w:sz="4" w:space="0" w:color="auto"/>
            </w:tcBorders>
            <w:vAlign w:val="center"/>
          </w:tcPr>
          <w:p w14:paraId="1DB4C6E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3B4006DA"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133DCA6"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01D6FD20"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19f</w:t>
            </w:r>
          </w:p>
        </w:tc>
        <w:tc>
          <w:tcPr>
            <w:tcW w:w="4542" w:type="dxa"/>
            <w:tcBorders>
              <w:top w:val="single" w:sz="4" w:space="0" w:color="auto"/>
              <w:left w:val="single" w:sz="4" w:space="0" w:color="auto"/>
              <w:bottom w:val="single" w:sz="4" w:space="0" w:color="auto"/>
              <w:right w:val="single" w:sz="4" w:space="0" w:color="auto"/>
            </w:tcBorders>
          </w:tcPr>
          <w:p w14:paraId="2FB95C57"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Corn Belt Power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7518336C"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3C79A175"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9D4F0D8"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5DA4894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19g</w:t>
            </w:r>
          </w:p>
        </w:tc>
        <w:tc>
          <w:tcPr>
            <w:tcW w:w="4542" w:type="dxa"/>
            <w:tcBorders>
              <w:top w:val="single" w:sz="4" w:space="0" w:color="auto"/>
              <w:left w:val="single" w:sz="4" w:space="0" w:color="auto"/>
              <w:bottom w:val="single" w:sz="4" w:space="0" w:color="auto"/>
              <w:right w:val="single" w:sz="4" w:space="0" w:color="auto"/>
            </w:tcBorders>
          </w:tcPr>
          <w:p w14:paraId="0C33FCE8" w14:textId="77777777" w:rsidR="00BF5323" w:rsidRPr="00174718" w:rsidRDefault="00BF5323" w:rsidP="00FE7259">
            <w:pPr>
              <w:tabs>
                <w:tab w:val="clear" w:pos="2431"/>
                <w:tab w:val="right" w:pos="720"/>
                <w:tab w:val="left" w:pos="1440"/>
                <w:tab w:val="right" w:leader="dot" w:pos="9360"/>
              </w:tabs>
              <w:spacing w:after="0"/>
              <w:ind w:left="362"/>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 xml:space="preserve">NorthWestern Energy Public Service Corporation </w:t>
            </w:r>
          </w:p>
        </w:tc>
        <w:tc>
          <w:tcPr>
            <w:tcW w:w="1537" w:type="dxa"/>
            <w:tcBorders>
              <w:top w:val="single" w:sz="4" w:space="0" w:color="auto"/>
              <w:left w:val="single" w:sz="4" w:space="0" w:color="auto"/>
              <w:bottom w:val="single" w:sz="4" w:space="0" w:color="auto"/>
              <w:right w:val="single" w:sz="4" w:space="0" w:color="auto"/>
            </w:tcBorders>
            <w:vAlign w:val="center"/>
          </w:tcPr>
          <w:p w14:paraId="417A1105"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02EBC443"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$0</w:t>
            </w:r>
          </w:p>
        </w:tc>
      </w:tr>
      <w:tr w:rsidR="00BF5323" w:rsidRPr="00174718" w14:paraId="2D761809"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69285247"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19h</w:t>
            </w:r>
          </w:p>
        </w:tc>
        <w:tc>
          <w:tcPr>
            <w:tcW w:w="4542" w:type="dxa"/>
            <w:tcBorders>
              <w:top w:val="single" w:sz="4" w:space="0" w:color="auto"/>
              <w:left w:val="single" w:sz="4" w:space="0" w:color="auto"/>
              <w:bottom w:val="single" w:sz="4" w:space="0" w:color="auto"/>
              <w:right w:val="single" w:sz="4" w:space="0" w:color="auto"/>
            </w:tcBorders>
          </w:tcPr>
          <w:p w14:paraId="4AE96D65"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Northwest Iowa Power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7816A25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75EDDF7"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23CE2E52"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2684D9CD"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19i</w:t>
            </w:r>
          </w:p>
        </w:tc>
        <w:tc>
          <w:tcPr>
            <w:tcW w:w="4542" w:type="dxa"/>
            <w:tcBorders>
              <w:top w:val="single" w:sz="4" w:space="0" w:color="auto"/>
              <w:left w:val="single" w:sz="4" w:space="0" w:color="auto"/>
              <w:bottom w:val="single" w:sz="4" w:space="0" w:color="auto"/>
              <w:right w:val="single" w:sz="4" w:space="0" w:color="auto"/>
            </w:tcBorders>
          </w:tcPr>
          <w:p w14:paraId="51A460B8"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Harlan Municipal Utilities</w:t>
            </w:r>
          </w:p>
        </w:tc>
        <w:tc>
          <w:tcPr>
            <w:tcW w:w="1537" w:type="dxa"/>
            <w:tcBorders>
              <w:top w:val="single" w:sz="4" w:space="0" w:color="auto"/>
              <w:left w:val="single" w:sz="4" w:space="0" w:color="auto"/>
              <w:bottom w:val="single" w:sz="4" w:space="0" w:color="auto"/>
              <w:right w:val="single" w:sz="4" w:space="0" w:color="auto"/>
            </w:tcBorders>
            <w:vAlign w:val="center"/>
          </w:tcPr>
          <w:p w14:paraId="2A1F451E"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0CAB5450"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387C3F87"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7D3CE8A"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19j</w:t>
            </w:r>
          </w:p>
        </w:tc>
        <w:tc>
          <w:tcPr>
            <w:tcW w:w="4542" w:type="dxa"/>
            <w:tcBorders>
              <w:top w:val="single" w:sz="4" w:space="0" w:color="auto"/>
              <w:left w:val="single" w:sz="4" w:space="0" w:color="auto"/>
              <w:bottom w:val="single" w:sz="4" w:space="0" w:color="auto"/>
              <w:right w:val="single" w:sz="4" w:space="0" w:color="auto"/>
            </w:tcBorders>
          </w:tcPr>
          <w:p w14:paraId="53A75A4D"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Central Power Electric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5640117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72EAE5BC"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7103B13E"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119DFCFB"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19k</w:t>
            </w:r>
          </w:p>
        </w:tc>
        <w:tc>
          <w:tcPr>
            <w:tcW w:w="4542" w:type="dxa"/>
            <w:tcBorders>
              <w:top w:val="single" w:sz="4" w:space="0" w:color="auto"/>
              <w:left w:val="single" w:sz="4" w:space="0" w:color="auto"/>
              <w:bottom w:val="single" w:sz="4" w:space="0" w:color="auto"/>
              <w:right w:val="single" w:sz="4" w:space="0" w:color="auto"/>
            </w:tcBorders>
          </w:tcPr>
          <w:p w14:paraId="74FEE1FA"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Mountrail-Williams Electric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713027E2"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5F76F0E0"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3F81E16B"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35B378A2"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19l</w:t>
            </w:r>
          </w:p>
        </w:tc>
        <w:tc>
          <w:tcPr>
            <w:tcW w:w="4542" w:type="dxa"/>
            <w:tcBorders>
              <w:top w:val="single" w:sz="4" w:space="0" w:color="auto"/>
              <w:left w:val="single" w:sz="4" w:space="0" w:color="auto"/>
              <w:bottom w:val="single" w:sz="4" w:space="0" w:color="auto"/>
              <w:right w:val="single" w:sz="4" w:space="0" w:color="auto"/>
            </w:tcBorders>
          </w:tcPr>
          <w:p w14:paraId="4127A1EA"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Mor-Gran-Sou Electric Cooperative, Inc.</w:t>
            </w:r>
          </w:p>
        </w:tc>
        <w:tc>
          <w:tcPr>
            <w:tcW w:w="1537" w:type="dxa"/>
            <w:tcBorders>
              <w:top w:val="single" w:sz="4" w:space="0" w:color="auto"/>
              <w:left w:val="single" w:sz="4" w:space="0" w:color="auto"/>
              <w:bottom w:val="single" w:sz="4" w:space="0" w:color="auto"/>
              <w:right w:val="single" w:sz="4" w:space="0" w:color="auto"/>
            </w:tcBorders>
            <w:vAlign w:val="center"/>
          </w:tcPr>
          <w:p w14:paraId="287B574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1ED07E16"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7EA034FB"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74B18E06"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19m</w:t>
            </w:r>
          </w:p>
        </w:tc>
        <w:tc>
          <w:tcPr>
            <w:tcW w:w="4542" w:type="dxa"/>
            <w:tcBorders>
              <w:top w:val="single" w:sz="4" w:space="0" w:color="auto"/>
              <w:left w:val="single" w:sz="4" w:space="0" w:color="auto"/>
              <w:bottom w:val="single" w:sz="4" w:space="0" w:color="auto"/>
              <w:right w:val="single" w:sz="4" w:space="0" w:color="auto"/>
            </w:tcBorders>
          </w:tcPr>
          <w:p w14:paraId="5AA2794F"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Roughrider Electric Cooperative, Inc.</w:t>
            </w:r>
          </w:p>
        </w:tc>
        <w:tc>
          <w:tcPr>
            <w:tcW w:w="1537" w:type="dxa"/>
            <w:tcBorders>
              <w:top w:val="single" w:sz="4" w:space="0" w:color="auto"/>
              <w:left w:val="single" w:sz="4" w:space="0" w:color="auto"/>
              <w:bottom w:val="single" w:sz="4" w:space="0" w:color="auto"/>
              <w:right w:val="single" w:sz="4" w:space="0" w:color="auto"/>
            </w:tcBorders>
            <w:vAlign w:val="center"/>
          </w:tcPr>
          <w:p w14:paraId="2614B2BA"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03195A0C"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r w:rsidR="00BF5323" w:rsidRPr="00174718" w14:paraId="4A547863" w14:textId="77777777" w:rsidTr="00FE7259">
        <w:tblPrEx>
          <w:tblBorders>
            <w:top w:val="nil"/>
            <w:left w:val="nil"/>
            <w:bottom w:val="nil"/>
            <w:right w:val="nil"/>
            <w:insideH w:val="nil"/>
            <w:insideV w:val="nil"/>
          </w:tblBorders>
        </w:tblPrEx>
        <w:trPr>
          <w:trHeight w:val="300"/>
        </w:trPr>
        <w:tc>
          <w:tcPr>
            <w:tcW w:w="765" w:type="dxa"/>
            <w:tcBorders>
              <w:top w:val="single" w:sz="4" w:space="0" w:color="auto"/>
              <w:left w:val="single" w:sz="4" w:space="0" w:color="auto"/>
              <w:bottom w:val="single" w:sz="4" w:space="0" w:color="auto"/>
              <w:right w:val="single" w:sz="4" w:space="0" w:color="auto"/>
            </w:tcBorders>
          </w:tcPr>
          <w:p w14:paraId="631D6AFC" w14:textId="77777777" w:rsidR="00BF5323" w:rsidRPr="00174718" w:rsidRDefault="00BF5323" w:rsidP="00FE7259">
            <w:pPr>
              <w:tabs>
                <w:tab w:val="clear" w:pos="2431"/>
                <w:tab w:val="right" w:pos="720"/>
                <w:tab w:val="left" w:pos="1440"/>
                <w:tab w:val="right" w:leader="dot" w:pos="9360"/>
              </w:tabs>
              <w:spacing w:after="0"/>
              <w:jc w:val="right"/>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19n</w:t>
            </w:r>
          </w:p>
        </w:tc>
        <w:tc>
          <w:tcPr>
            <w:tcW w:w="4542" w:type="dxa"/>
            <w:tcBorders>
              <w:top w:val="single" w:sz="4" w:space="0" w:color="auto"/>
              <w:left w:val="single" w:sz="4" w:space="0" w:color="auto"/>
              <w:bottom w:val="single" w:sz="4" w:space="0" w:color="auto"/>
              <w:right w:val="single" w:sz="4" w:space="0" w:color="auto"/>
            </w:tcBorders>
          </w:tcPr>
          <w:p w14:paraId="7A9E2261" w14:textId="77777777" w:rsidR="00BF5323" w:rsidRPr="00174718" w:rsidRDefault="00BF5323" w:rsidP="00FE7259">
            <w:pPr>
              <w:tabs>
                <w:tab w:val="clear" w:pos="2431"/>
                <w:tab w:val="right" w:pos="720"/>
                <w:tab w:val="left" w:pos="1440"/>
                <w:tab w:val="right" w:leader="dot" w:pos="9360"/>
              </w:tabs>
              <w:spacing w:after="0"/>
              <w:ind w:left="362"/>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L and O Power Cooperative</w:t>
            </w:r>
          </w:p>
        </w:tc>
        <w:tc>
          <w:tcPr>
            <w:tcW w:w="1537" w:type="dxa"/>
            <w:tcBorders>
              <w:top w:val="single" w:sz="4" w:space="0" w:color="auto"/>
              <w:left w:val="single" w:sz="4" w:space="0" w:color="auto"/>
              <w:bottom w:val="single" w:sz="4" w:space="0" w:color="auto"/>
              <w:right w:val="single" w:sz="4" w:space="0" w:color="auto"/>
            </w:tcBorders>
            <w:vAlign w:val="center"/>
          </w:tcPr>
          <w:p w14:paraId="1F99E577" w14:textId="77777777" w:rsidR="00BF5323" w:rsidRPr="00174718" w:rsidRDefault="00BF5323" w:rsidP="00FE7259">
            <w:pPr>
              <w:tabs>
                <w:tab w:val="clear" w:pos="2431"/>
                <w:tab w:val="right" w:pos="720"/>
                <w:tab w:val="left" w:pos="1440"/>
                <w:tab w:val="right" w:leader="dot" w:pos="9360"/>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c>
          <w:tcPr>
            <w:tcW w:w="1537" w:type="dxa"/>
            <w:tcBorders>
              <w:top w:val="single" w:sz="4" w:space="0" w:color="auto"/>
              <w:left w:val="single" w:sz="4" w:space="0" w:color="auto"/>
              <w:bottom w:val="single" w:sz="4" w:space="0" w:color="auto"/>
              <w:right w:val="single" w:sz="4" w:space="0" w:color="auto"/>
            </w:tcBorders>
            <w:vAlign w:val="center"/>
          </w:tcPr>
          <w:p w14:paraId="6E04D461" w14:textId="77777777" w:rsidR="00BF5323" w:rsidRPr="00174718" w:rsidRDefault="00BF5323" w:rsidP="00FE7259">
            <w:pPr>
              <w:tabs>
                <w:tab w:val="clear" w:pos="2431"/>
              </w:tabs>
              <w:spacing w:after="0"/>
              <w:jc w:val="center"/>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N/A</w:t>
            </w:r>
          </w:p>
        </w:tc>
      </w:tr>
    </w:tbl>
    <w:p w14:paraId="259B3E3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br w:type="textWrapping" w:clear="all"/>
      </w:r>
    </w:p>
    <w:p w14:paraId="4FAE8C10"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SECTION II:  Transmission Owner-Specific Requirements</w:t>
      </w:r>
    </w:p>
    <w:p w14:paraId="7640119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lastRenderedPageBreak/>
        <w:t>1.</w:t>
      </w:r>
      <w:r w:rsidRPr="00174718">
        <w:rPr>
          <w:rFonts w:ascii="Times New Roman" w:eastAsia="Times New Roman" w:hAnsi="Times New Roman" w:cs="Times New Roman"/>
          <w:b/>
          <w:sz w:val="24"/>
          <w:szCs w:val="20"/>
        </w:rPr>
        <w:tab/>
        <w:t>Southwestern Public Service Company</w:t>
      </w:r>
    </w:p>
    <w:p w14:paraId="12F078A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b/>
        <w:t>For Southwestern Public Service Company (“SPS”), the Existing Zonal ATRR for Zone 11 in Column (3), of Section I, Table 1 of this Attachment H shall be calculated using: (1) the formula rate as specified in Attachment O – SPS of the Xcel Energy Operating Companies Joint Open Access Transmission Tariff (“Xcel Energy OATT”), (2) will be equal to the Current Year Revenue Requirement with True Up as specified on line 6, page 1 of Attachment O – SPS of the Xcel Energy OATT, (3) and subject to the Implementation Procedures in Appendix 1 of Attachment O – SPS of the Xcel Energy OATT.  The results of the formula calculation shall be posted on the SPP website and in an accessible location on SPS’s OASIS website by October 1 of each calendar year and shall be effective on January 1 of the following year. The Existing Zonal ATRR for Zone 11, in Column (3), Section I, Table 1 of this Attachment H shall not be subject to adjustment pursuant to section 34.1 for the previous calendar year’s total firm Point-to-Point transmission revenue allocated to SPS under Attachment L when determining the monthly zonal Demand Charge for Zone 11.</w:t>
      </w:r>
    </w:p>
    <w:p w14:paraId="2E5220A6"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sz w:val="24"/>
          <w:szCs w:val="20"/>
        </w:rPr>
      </w:pPr>
    </w:p>
    <w:p w14:paraId="1FBB42B2"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 xml:space="preserve">2. </w:t>
      </w:r>
      <w:r w:rsidRPr="00174718">
        <w:rPr>
          <w:rFonts w:ascii="Times New Roman" w:eastAsia="Times New Roman" w:hAnsi="Times New Roman" w:cs="Times New Roman"/>
          <w:b/>
          <w:sz w:val="24"/>
          <w:szCs w:val="20"/>
        </w:rPr>
        <w:tab/>
        <w:t>American Electric Power</w:t>
      </w:r>
    </w:p>
    <w:p w14:paraId="6DFA5797"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American Electric Power ATRR for purposes of the Network Integrated Transmission Service shall be (i) calculated using the formula rate set forth in Addendum 1 to this Attachment H, (ii) posted on the SPP website by October 31 of each calendar year, and (iii) effective on January 1 of the following calendar year.</w:t>
      </w:r>
    </w:p>
    <w:p w14:paraId="37FF2D26"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p>
    <w:p w14:paraId="5373D6DB"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In accordance with Section VIII of Attachment J, commencing April 1, 2018, the American Electric Power ATRR shall include $3,264,402.55, which consists of $3,068,489.38 associated with the canceled Multi - Shipe Road - East Rogers - Kings River 345 kV project (Network Upgrades 10656, 10659, and 10660) and $195,913.17 associated with the canceled Line - Georgia Pacific - Keatchie 138 kV Ckt 1 project (Network Upgrade 10616).  This amount, which shall be recovered over the following twelve-month period in equal monthly installments with interest for the twelve-month recovery period calculated at the interest rate set forth in the Commission’s regulations (18 C.F.R. § 35.19a(a)(2)(iii)), shall be allocated pursuant to Attachment J and recovered pursuant to Schedule 11.  Upon full </w:t>
      </w:r>
      <w:r w:rsidRPr="00174718">
        <w:rPr>
          <w:rFonts w:ascii="Times New Roman" w:eastAsia="Times New Roman" w:hAnsi="Times New Roman" w:cs="Times New Roman"/>
          <w:sz w:val="24"/>
          <w:szCs w:val="20"/>
        </w:rPr>
        <w:lastRenderedPageBreak/>
        <w:t>recovery following the end of the twelve-month period, the American Electric Power ATRR shall no longer include the $3,264,402.55 associated with these canceled projects.  The $3,264,402.55 shall be reflected in the RRR File until it is fully recovered, at which time it will be replaced with $0 in the RRR File and SPP and AEP shall make a joint informational filing notifying the Commission of the final total amount that AEP has recovered, including the costs incurred associated with the canceled Multi - Shipe Road - East Rogers - Kings River 345 kV project (Network Upgrades 10656, 10659, and 10660) and the canceled Line - Georgia Pacific - Keatchie 138 kV Ckt 1 project (Network Upgrade 10616), plus all interest recovered.  In the event that property, the costs of which are included in the American Electric Power ATRR pursuant to this paragraph, is sold or otherwise disposed of during the twelve-month recovery period or thereafter, the revenues associated with such sale or disposition shall be credited against the American Electric Power ATRR.  Such a credit shall be reflected in the RRR File and SPP and AEP shall make a joint informational filing notifying the Commission of the sale or distribution of the property and the amount that the American Electric Power ATRR will be credited due to such sale or disposition.</w:t>
      </w:r>
    </w:p>
    <w:p w14:paraId="1E067769"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p>
    <w:p w14:paraId="791FC78A"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In accordance with Section VIII of Attachment J, commencing March 1, 2019, the American Electric Power ATRR shall include $414,465, which consists of the costs associated with the canceled Line – Chapel Hill REC – Welsh Reserve 138 kV Ckt 1 (Network Upgrade 50697) project and Line – Welsh Reserve - Wilkes 138 kV Ckt 1 (Network Upgrade 11423) project.  This amount, which shall be recovered over the following twelve-month period in equal monthly installments, shall be allocated pursuant to Attachment J and recovered pursuant to Schedule 11.  Upon full recovery following the end of the twelve-month period, the American Electric Power ATRR shall no longer include the $414,465 associated with these canceled projects.  The $414,465 shall be reflected in the RRR File until it is fully recovered, at which time it will be replaced with $0 in the RRR File and SPP and AEP shall make a joint informational filing notifying the Commission of the final total amount that AEP has recovered, including the costs incurred associated with the canceled Line – Chapel Hill REC – Welsh Reserve 138 kV Ckt 1 (Network Upgrade 50697) project and Line – Welsh Reserve - Wilkes 138 kV Ckt 1 </w:t>
      </w:r>
      <w:r w:rsidRPr="00174718">
        <w:rPr>
          <w:rFonts w:ascii="Times New Roman" w:eastAsia="Times New Roman" w:hAnsi="Times New Roman" w:cs="Times New Roman"/>
          <w:sz w:val="24"/>
          <w:szCs w:val="20"/>
        </w:rPr>
        <w:lastRenderedPageBreak/>
        <w:t>(Network Upgrade 11423) project, plus all interest recovered.  In the event that property, the costs of which are included in the American Electric Power ATRR pursuant to this paragraph, is sold or otherwise disposed of during the twelve-month recovery period or thereafter, the revenues associated with such sale or disposition shall be credited against the American Electric Power ATRR.  Such a credit shall be reflected in the RRR File and SPP and AEP shall make a joint informational filing notifying the Commission of the sale or distribution of the property and the amount that the American Electric Power ATRR will be credited due to such sale or disposition.</w:t>
      </w:r>
    </w:p>
    <w:p w14:paraId="5336F583"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b/>
          <w:sz w:val="24"/>
          <w:szCs w:val="24"/>
        </w:rPr>
      </w:pPr>
    </w:p>
    <w:p w14:paraId="7E759082"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b/>
          <w:sz w:val="24"/>
          <w:szCs w:val="24"/>
        </w:rPr>
      </w:pPr>
      <w:r w:rsidRPr="00174718">
        <w:rPr>
          <w:rFonts w:ascii="Times New Roman" w:eastAsia="Times New Roman" w:hAnsi="Times New Roman" w:cs="Times New Roman"/>
          <w:b/>
          <w:sz w:val="24"/>
          <w:szCs w:val="24"/>
        </w:rPr>
        <w:t>3.  Sunflower Electric Power Corporation</w:t>
      </w:r>
    </w:p>
    <w:p w14:paraId="7F35B6F8"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b/>
          <w:sz w:val="24"/>
          <w:szCs w:val="24"/>
        </w:rPr>
      </w:pPr>
    </w:p>
    <w:p w14:paraId="4AB95017"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4"/>
        </w:rPr>
      </w:pPr>
      <w:r w:rsidRPr="00174718">
        <w:rPr>
          <w:rFonts w:ascii="Times New Roman" w:eastAsia="Times New Roman" w:hAnsi="Times New Roman" w:cs="Times New Roman"/>
          <w:sz w:val="24"/>
          <w:szCs w:val="24"/>
        </w:rPr>
        <w:t>No changes to the ratios used to establish rates pursuant to Addendum 20 of this Attachment H will take effect unless accepted for approval by the FERC pursuant to the Federal Power Act.</w:t>
      </w:r>
    </w:p>
    <w:p w14:paraId="42424FE8"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4"/>
        </w:rPr>
      </w:pPr>
    </w:p>
    <w:p w14:paraId="0500510D"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4"/>
        </w:rPr>
        <w:t xml:space="preserve">In accordance with Section VIII of Attachment J, commencing January 1, 2024, the Sunflower Electric Power Corporation ATRR shall include $718,359 which consists of the costs associated with the canceled Device – Russell 115 kV (Network Upgrade 122803). This amount, which shall be recovered over the following twelve-month period in equal monthly installments, shall be allocated pursuant to Attachment J and recovered pursuant to Schedule 11. Upon full recovery following the end of the twelve-month period, Sunflower Electric Power Corporation shall no longer include the $718,359 associated with this canceled project. The $718,359 shall be reflected in the RRR File until it is fully recovered, at which time it will be replaced with $0 in the RRR File and SPP and Sunflower Electric Power Corporation shall make a joint informational filing notifying the Commission of the final total amount that Sunflower Electric Power Corporation has recovered, including the costs incurred associated with the canceled Device – Russell 115 kV (Network Upgrade 122803), plus all interest recovered.  In the event that property, the costs of which are included in the Sunflower Electric Power Corporation ATRR pursuant to this paragraph, is sold or otherwise disposed of during the twelve-month recovery period or thereafter, the revenues associated with such sale or disposition shall be credited against </w:t>
      </w:r>
      <w:r w:rsidRPr="00174718">
        <w:rPr>
          <w:rFonts w:ascii="Times New Roman" w:eastAsia="Times New Roman" w:hAnsi="Times New Roman" w:cs="Times New Roman"/>
          <w:sz w:val="24"/>
          <w:szCs w:val="24"/>
        </w:rPr>
        <w:lastRenderedPageBreak/>
        <w:t>the Sunflower Electric Power Corporation ATRR . Such a credit shall be reflected in the RRR File and SPP and Sunflower Electric Power Corporation shall make a joint informational filing notifying the Commission of the sale or distribution of the property and the amount that the Sunflower Electric Power Corporation ATRR will be credited due to such sale or disposition.</w:t>
      </w:r>
    </w:p>
    <w:p w14:paraId="7832040F"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4"/>
        </w:rPr>
      </w:pPr>
    </w:p>
    <w:p w14:paraId="31D2B753"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4"/>
        </w:rPr>
      </w:pPr>
    </w:p>
    <w:p w14:paraId="7BCFB900"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4"/>
        </w:rPr>
      </w:pPr>
    </w:p>
    <w:p w14:paraId="6AF92AA3"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4.  Southwestern Power Administration</w:t>
      </w:r>
    </w:p>
    <w:p w14:paraId="73E58FF2"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b/>
          <w:sz w:val="24"/>
          <w:szCs w:val="20"/>
        </w:rPr>
      </w:pPr>
    </w:p>
    <w:p w14:paraId="48D023EF"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The NITS ATRR component shown in 10a(i) of Column (3) in Table 1 of Attachment H associated with the Southwestern Power Administration Zonal ATRR stated in 10a of Column (3) of Table 1 of Attachment H shall be calculated as follows:</w:t>
      </w:r>
    </w:p>
    <w:p w14:paraId="73FF6CC0" w14:textId="77777777" w:rsidR="00BF5323" w:rsidRPr="00174718" w:rsidRDefault="00BF5323" w:rsidP="00BF5323">
      <w:pPr>
        <w:numPr>
          <w:ilvl w:val="0"/>
          <w:numId w:val="30"/>
        </w:numPr>
        <w:tabs>
          <w:tab w:val="clear" w:pos="2431"/>
          <w:tab w:val="left" w:pos="120"/>
        </w:tabs>
        <w:spacing w:after="0" w:line="360" w:lineRule="auto"/>
        <w:contextualSpacing/>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Southwestern Power Administration shall determine the ratio of: (i) the capacity on Southwestern Power Administration’s transmission system utilized for Network Integration Transmission Service which shall be based on Southwestern Power Administration’s Power Repayment Study filed before the Commission and employed in the Commission’s final confirmation of Southwestern Power Administration’s Zonal ATRR to (ii) the total capacity on the transmission system of Southwestern Power Administration available for Network Integration Transmission Service which is as stated in Section 2.3.3 of Southwestern Power Administration’s Rate Schedule NFTS-13A and is 872,000 kilowatts.</w:t>
      </w:r>
    </w:p>
    <w:p w14:paraId="28FBF54B" w14:textId="77777777" w:rsidR="00BF5323" w:rsidRPr="00174718" w:rsidRDefault="00BF5323" w:rsidP="00BF5323">
      <w:pPr>
        <w:numPr>
          <w:ilvl w:val="0"/>
          <w:numId w:val="30"/>
        </w:numPr>
        <w:tabs>
          <w:tab w:val="clear" w:pos="2431"/>
          <w:tab w:val="left" w:pos="120"/>
        </w:tabs>
        <w:spacing w:after="0" w:line="360" w:lineRule="auto"/>
        <w:contextualSpacing/>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Southwestern Power Administration shall apply this ratio to Southwestern Power Administration’s Zonal ATRR stated in 10a of Column (3) of Table 1 of this Attachment H. </w:t>
      </w:r>
    </w:p>
    <w:p w14:paraId="64FDF551"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Southwestern Power Administration shall provide the Transmission Provider with supporting documentation when the calculation of the NITS ATRR is revised pursuant to this section, which shall be posted on the SPP website. Southwestern Power Administration will provide electronic notice of the revised NITS ATRR to all interested parties through the Formula Rate Posting Information Notification List. As used in this section “Formula Rate Posting Information Notification List” means the email exploder maintained by the </w:t>
      </w:r>
      <w:r w:rsidRPr="00174718">
        <w:rPr>
          <w:rFonts w:ascii="Times New Roman" w:eastAsia="Times New Roman" w:hAnsi="Times New Roman" w:cs="Times New Roman"/>
          <w:sz w:val="24"/>
          <w:szCs w:val="20"/>
        </w:rPr>
        <w:lastRenderedPageBreak/>
        <w:t>Transmission Provider of interested parties, provided that such interested parties request to be added to the Formula Rate Posting Information Notification List through the “Exploder List” link on the SPP website.  As of April 2017, the Exploder List was titled “Formula Rate Posting Information Notification” and could be accessed at http://www.spp.org/stakeholder-center/exploder-lists/.</w:t>
      </w:r>
    </w:p>
    <w:p w14:paraId="7DB911AB" w14:textId="77777777" w:rsidR="00BF5323" w:rsidRPr="00174718" w:rsidRDefault="00BF5323" w:rsidP="00BF5323">
      <w:pPr>
        <w:tabs>
          <w:tab w:val="clear" w:pos="2431"/>
          <w:tab w:val="left" w:pos="120"/>
        </w:tabs>
        <w:spacing w:after="0" w:line="360" w:lineRule="auto"/>
        <w:ind w:left="720"/>
        <w:jc w:val="both"/>
        <w:rPr>
          <w:rFonts w:ascii="Times New Roman" w:eastAsia="Times New Roman" w:hAnsi="Times New Roman" w:cs="Times New Roman"/>
          <w:sz w:val="24"/>
          <w:szCs w:val="20"/>
        </w:rPr>
      </w:pPr>
    </w:p>
    <w:p w14:paraId="3FE7C6E1"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sz w:val="24"/>
          <w:szCs w:val="20"/>
        </w:rPr>
      </w:pPr>
    </w:p>
    <w:p w14:paraId="39C58606" w14:textId="77777777" w:rsidR="00BF5323" w:rsidRPr="00174718" w:rsidRDefault="00BF5323" w:rsidP="00BF5323">
      <w:pPr>
        <w:tabs>
          <w:tab w:val="clear" w:pos="2431"/>
          <w:tab w:val="left" w:pos="120"/>
        </w:tabs>
        <w:spacing w:after="0" w:line="360" w:lineRule="auto"/>
        <w:jc w:val="both"/>
        <w:rPr>
          <w:rFonts w:ascii="Times New Roman" w:eastAsia="Times New Roman" w:hAnsi="Times New Roman" w:cs="Times New Roman"/>
          <w:sz w:val="24"/>
          <w:szCs w:val="20"/>
        </w:rPr>
        <w:sectPr w:rsidR="00BF5323" w:rsidRPr="00174718" w:rsidSect="00BF5323">
          <w:headerReference w:type="even" r:id="rId37"/>
          <w:footerReference w:type="even" r:id="rId38"/>
          <w:pgSz w:w="12240" w:h="15840" w:code="1"/>
          <w:pgMar w:top="1440" w:right="1440" w:bottom="1440" w:left="1440" w:header="720" w:footer="720" w:gutter="0"/>
          <w:paperSrc w:first="15" w:other="15"/>
          <w:cols w:space="720"/>
          <w:titlePg/>
          <w:docGrid w:linePitch="254"/>
        </w:sectPr>
      </w:pPr>
    </w:p>
    <w:p w14:paraId="69B35750"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bookmarkStart w:id="586" w:name="_GoBack_8"/>
      <w:bookmarkEnd w:id="586"/>
      <w:r w:rsidRPr="00174718">
        <w:rPr>
          <w:rFonts w:ascii="Times New Roman" w:eastAsia="Times New Roman" w:hAnsi="Times New Roman" w:cs="Times New Roman"/>
          <w:b/>
          <w:caps/>
          <w:snapToGrid w:val="0"/>
          <w:sz w:val="24"/>
          <w:szCs w:val="20"/>
        </w:rPr>
        <w:lastRenderedPageBreak/>
        <w:t>ATTACHMENT J</w:t>
      </w:r>
    </w:p>
    <w:p w14:paraId="20298EAD"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sectPr w:rsidR="00BF5323" w:rsidRPr="00174718" w:rsidSect="00BF5323">
          <w:headerReference w:type="even" r:id="rId39"/>
          <w:headerReference w:type="default" r:id="rId40"/>
          <w:footerReference w:type="even" r:id="rId41"/>
          <w:footerReference w:type="default" r:id="rId42"/>
          <w:pgSz w:w="12240" w:h="15840" w:code="1"/>
          <w:pgMar w:top="1440" w:right="1440" w:bottom="1296" w:left="2160" w:header="720" w:footer="720" w:gutter="0"/>
          <w:paperSrc w:first="7" w:other="7"/>
          <w:cols w:space="720"/>
          <w:titlePg/>
        </w:sectPr>
      </w:pPr>
      <w:r w:rsidRPr="00174718">
        <w:rPr>
          <w:rFonts w:ascii="Times New Roman" w:eastAsia="Times New Roman" w:hAnsi="Times New Roman" w:cs="Times New Roman"/>
          <w:b/>
          <w:caps/>
          <w:snapToGrid w:val="0"/>
          <w:sz w:val="24"/>
          <w:szCs w:val="20"/>
        </w:rPr>
        <w:t>Recovery Of Costs Associated With New Facilities</w:t>
      </w:r>
    </w:p>
    <w:p w14:paraId="75534AED" w14:textId="77777777" w:rsidR="00BF5323" w:rsidRPr="00174718" w:rsidRDefault="00BF5323" w:rsidP="00BF5323">
      <w:pPr>
        <w:tabs>
          <w:tab w:val="clear" w:pos="2431"/>
        </w:tabs>
        <w:ind w:left="720" w:hanging="720"/>
        <w:outlineLvl w:val="1"/>
        <w:rPr>
          <w:rFonts w:ascii="Times New Roman" w:eastAsia="Times New Roman" w:hAnsi="Times New Roman" w:cs="Times New Roman"/>
          <w:b/>
          <w:snapToGrid w:val="0"/>
          <w:sz w:val="24"/>
          <w:szCs w:val="20"/>
        </w:rPr>
      </w:pPr>
      <w:bookmarkStart w:id="587" w:name="_GoBack_9"/>
      <w:bookmarkEnd w:id="587"/>
      <w:r w:rsidRPr="00174718">
        <w:rPr>
          <w:rFonts w:ascii="Times New Roman" w:eastAsia="Times New Roman" w:hAnsi="Times New Roman" w:cs="Times New Roman"/>
          <w:b/>
          <w:snapToGrid w:val="0"/>
          <w:sz w:val="24"/>
          <w:szCs w:val="20"/>
        </w:rPr>
        <w:lastRenderedPageBreak/>
        <w:t>I.</w:t>
      </w:r>
      <w:r w:rsidRPr="00174718">
        <w:rPr>
          <w:rFonts w:ascii="Times New Roman" w:eastAsia="Times New Roman" w:hAnsi="Times New Roman" w:cs="Times New Roman"/>
          <w:b/>
          <w:snapToGrid w:val="0"/>
          <w:sz w:val="24"/>
          <w:szCs w:val="20"/>
        </w:rPr>
        <w:tab/>
        <w:t>Direct Assignment Facilities</w:t>
      </w:r>
    </w:p>
    <w:p w14:paraId="176E5C4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Where a System Impact and/or Facilities Study indicates the need to construct Direct Assignment Facilities to accommodate a request for Transmission Service, the Transmission Customer shall be charged the full cost of such Direct Assignment Facilities.  Such costs shall be specified in a Service Agreement.</w:t>
      </w:r>
    </w:p>
    <w:p w14:paraId="7FD63B0C"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sectPr w:rsidR="00BF5323" w:rsidRPr="00174718" w:rsidSect="00BF5323">
          <w:headerReference w:type="even" r:id="rId43"/>
          <w:headerReference w:type="default" r:id="rId44"/>
          <w:footerReference w:type="even" r:id="rId45"/>
          <w:footerReference w:type="default" r:id="rId46"/>
          <w:pgSz w:w="12240" w:h="15840" w:code="1"/>
          <w:pgMar w:top="1440" w:right="1440" w:bottom="1296" w:left="2160" w:header="720" w:footer="720" w:gutter="0"/>
          <w:paperSrc w:first="7" w:other="7"/>
          <w:cols w:space="720"/>
          <w:titlePg/>
        </w:sectPr>
      </w:pPr>
    </w:p>
    <w:p w14:paraId="58A42ADA" w14:textId="77777777" w:rsidR="00BF5323" w:rsidRPr="00174718" w:rsidRDefault="00BF5323" w:rsidP="00BF5323">
      <w:pPr>
        <w:tabs>
          <w:tab w:val="clear" w:pos="2431"/>
        </w:tabs>
        <w:ind w:left="720" w:hanging="720"/>
        <w:outlineLvl w:val="1"/>
        <w:rPr>
          <w:rFonts w:ascii="Times New Roman" w:eastAsia="Times New Roman" w:hAnsi="Times New Roman" w:cs="Times New Roman"/>
          <w:b/>
          <w:snapToGrid w:val="0"/>
          <w:sz w:val="24"/>
          <w:szCs w:val="20"/>
        </w:rPr>
      </w:pPr>
      <w:bookmarkStart w:id="588" w:name="_GoBack_10"/>
      <w:bookmarkEnd w:id="588"/>
      <w:r w:rsidRPr="00174718">
        <w:rPr>
          <w:rFonts w:ascii="Times New Roman" w:eastAsia="Times New Roman" w:hAnsi="Times New Roman" w:cs="Times New Roman"/>
          <w:b/>
          <w:snapToGrid w:val="0"/>
          <w:sz w:val="24"/>
          <w:szCs w:val="20"/>
        </w:rPr>
        <w:lastRenderedPageBreak/>
        <w:t>II.</w:t>
      </w:r>
      <w:r w:rsidRPr="00174718">
        <w:rPr>
          <w:rFonts w:ascii="Times New Roman" w:eastAsia="Times New Roman" w:hAnsi="Times New Roman" w:cs="Times New Roman"/>
          <w:b/>
          <w:snapToGrid w:val="0"/>
          <w:sz w:val="24"/>
          <w:szCs w:val="20"/>
        </w:rPr>
        <w:tab/>
        <w:t>Network Upgrades</w:t>
      </w:r>
    </w:p>
    <w:p w14:paraId="2D0CD1D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Where applicable the costs of completed Network Upgrades shall be allocated as specified in Sections III, IV, V and VI of this Attachment. The revenue requirements of Base Plan Upgrades, approved Balanced Portfolios, JTIQ Upgrades, and approved Interregional Projects will be recovered through Schedule 11, subject to filing such rate or revenue requirements with the Commission, and where applicable Directly Assigned Upgrade Costs. These costs may be recovered in whole or in part through the Base Plan Zonal Charge, </w:t>
      </w:r>
      <w:ins w:id="589" w:author="Author" w:date="2024-12-03T09:09:00Z">
        <w:r w:rsidRPr="00174718">
          <w:rPr>
            <w:rFonts w:ascii="Times New Roman" w:eastAsia="Times New Roman" w:hAnsi="Times New Roman" w:cs="Times New Roman"/>
            <w:sz w:val="24"/>
            <w:szCs w:val="20"/>
          </w:rPr>
          <w:t>Subregional</w:t>
        </w:r>
      </w:ins>
      <w:ins w:id="590" w:author="Author" w:date="2024-11-14T08:44:00Z">
        <w:r w:rsidRPr="00174718">
          <w:rPr>
            <w:rFonts w:ascii="Times New Roman" w:eastAsia="Times New Roman" w:hAnsi="Times New Roman" w:cs="Times New Roman"/>
            <w:sz w:val="24"/>
            <w:szCs w:val="20"/>
          </w:rPr>
          <w:t xml:space="preserve"> Charge, </w:t>
        </w:r>
      </w:ins>
      <w:r w:rsidRPr="00174718">
        <w:rPr>
          <w:rFonts w:ascii="Times New Roman" w:eastAsia="Times New Roman" w:hAnsi="Times New Roman" w:cs="Times New Roman"/>
          <w:sz w:val="24"/>
          <w:szCs w:val="20"/>
        </w:rPr>
        <w:t>Region-wide Charge, and/or a direct assignment charge.  The cost allocable to each of these charges shall be determined in accordance with Section III of this Attachment and Attachments H and AV of this Tariff.  The revenue requirements for other Network Upgrades may be recovered by Transmission Owners through Schedules 7, 8, and 9 subject to their filing such rate or revenue requirements with the Commission.</w:t>
      </w:r>
    </w:p>
    <w:p w14:paraId="5FDA6351"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p>
    <w:p w14:paraId="58210832"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p>
    <w:p w14:paraId="064443FA"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sectPr w:rsidR="00BF5323" w:rsidRPr="00174718" w:rsidSect="00BF5323">
          <w:headerReference w:type="even" r:id="rId47"/>
          <w:headerReference w:type="default" r:id="rId48"/>
          <w:footerReference w:type="even" r:id="rId49"/>
          <w:footerReference w:type="default" r:id="rId50"/>
          <w:pgSz w:w="12240" w:h="15840" w:code="1"/>
          <w:pgMar w:top="1440" w:right="1440" w:bottom="1296" w:left="1440" w:header="720" w:footer="720" w:gutter="0"/>
          <w:paperSrc w:first="7" w:other="7"/>
          <w:cols w:space="720"/>
          <w:titlePg/>
        </w:sectPr>
      </w:pPr>
    </w:p>
    <w:p w14:paraId="03F0912F" w14:textId="77777777" w:rsidR="00BF5323" w:rsidRPr="00174718" w:rsidRDefault="00BF5323" w:rsidP="00BF5323">
      <w:pPr>
        <w:tabs>
          <w:tab w:val="clear" w:pos="2431"/>
        </w:tabs>
        <w:ind w:left="720" w:hanging="720"/>
        <w:outlineLvl w:val="1"/>
        <w:rPr>
          <w:rFonts w:ascii="Times New Roman" w:eastAsia="Times New Roman" w:hAnsi="Times New Roman" w:cs="Times New Roman"/>
          <w:b/>
          <w:snapToGrid w:val="0"/>
          <w:sz w:val="24"/>
          <w:szCs w:val="20"/>
        </w:rPr>
      </w:pPr>
      <w:bookmarkStart w:id="591" w:name="_GoBack_11"/>
      <w:bookmarkEnd w:id="591"/>
      <w:r w:rsidRPr="00174718">
        <w:rPr>
          <w:rFonts w:ascii="Times New Roman" w:eastAsia="Times New Roman" w:hAnsi="Times New Roman" w:cs="Times New Roman"/>
          <w:b/>
          <w:snapToGrid w:val="0"/>
          <w:sz w:val="24"/>
          <w:szCs w:val="20"/>
        </w:rPr>
        <w:lastRenderedPageBreak/>
        <w:t>III.</w:t>
      </w:r>
      <w:r w:rsidRPr="00174718">
        <w:rPr>
          <w:rFonts w:ascii="Times New Roman" w:eastAsia="Times New Roman" w:hAnsi="Times New Roman" w:cs="Times New Roman"/>
          <w:b/>
          <w:snapToGrid w:val="0"/>
          <w:sz w:val="24"/>
          <w:szCs w:val="20"/>
        </w:rPr>
        <w:tab/>
        <w:t>Base Plan Upgrades</w:t>
      </w:r>
    </w:p>
    <w:p w14:paraId="3EFE76DD"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color w:val="000000"/>
          <w:sz w:val="24"/>
          <w:szCs w:val="20"/>
        </w:rPr>
      </w:pPr>
      <w:r w:rsidRPr="00174718">
        <w:rPr>
          <w:rFonts w:ascii="Times New Roman" w:eastAsia="Times New Roman" w:hAnsi="Times New Roman" w:cs="Times New Roman"/>
          <w:sz w:val="24"/>
          <w:szCs w:val="20"/>
        </w:rPr>
        <w:tab/>
        <w:t xml:space="preserve">A single Base Plan Upgrade is comprised of any upgrade or group of upgrades required to be made to a single transmission circuit, where a transmission circuit is comprised of all load carrying elements between circuit breakers or the comparable switching devices.  A load carrying element within a Base Plan Upgrade that is connected at two different voltage levels (e.g. a 345kV/138kV transformer) shall, for the purposes of this Attachment J, be considered to have a nominal operating voltage of its lower voltage level (excluding any tertiary windings) and its costs shall be allocated in accordance with the rules governing the lower voltage level in this Attachment J.  </w:t>
      </w:r>
      <w:r w:rsidRPr="00174718">
        <w:rPr>
          <w:rFonts w:ascii="Times New Roman" w:eastAsia="Times New Roman" w:hAnsi="Times New Roman" w:cs="Times New Roman"/>
          <w:color w:val="000000"/>
          <w:sz w:val="24"/>
          <w:szCs w:val="20"/>
        </w:rPr>
        <w:t>A waiver may be requested to use a transformer’s higher voltage level instead of the lower voltage level for the purposes of cost allocation under this Attachment J based on the anticipated utilization of the transformer.  Such request must be made in writing with supporting analysis and submitted to the Transmission Provider not later than one hundred eighty (180) days following the inclusion of the transformer in an approved SPP Transmission Expansion Plan.  Any waiver request submitted shall be evaluated based upon the following general factors, including but not limited to: (i) whether the power flows through the transformer predominately are from the lower voltage to the higher voltage; (ii) whether the transformer is not necessary for the support of, or does not substantially benefit, the lower voltage system in the host zone to which it is connected.  The Transmission Provider shall make a recommendation to accept or deny the waiver, on a non-discriminatory basis, to the Markets and Operations Policy Committee.  The Markets and Operations Policy Committee will consider the waiver request and the Transmission Provider’s recommendation, and will provide its own recommendation (along with the Transmission Provider’s recommendation) regarding such waiver to the SPP Board of Directors.  Barring unusual circumstances, the recommendation to approve or reject such waiver request will be submitted to the SPP Board of Directors within one hundred twenty (120) days following the receipt of the waiver request.</w:t>
      </w:r>
    </w:p>
    <w:p w14:paraId="4322DE5E"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A.</w:t>
      </w:r>
      <w:r w:rsidRPr="00174718">
        <w:rPr>
          <w:rFonts w:ascii="Times New Roman" w:eastAsia="Times New Roman" w:hAnsi="Times New Roman" w:cs="Times New Roman"/>
          <w:b/>
          <w:sz w:val="24"/>
          <w:szCs w:val="20"/>
        </w:rPr>
        <w:tab/>
        <w:t>Allocation of Base Plan Upgrade Costs Eligible for Cost Allocation</w:t>
      </w:r>
    </w:p>
    <w:p w14:paraId="2BB98D1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If the cost of a Base Plan Upgrade is less than or equal to $100,000, the annual transmission revenue requirement associated with such Base Plan Upgrade shall be allocated to the Base Plan Zonal Annual Transmission Revenue Requirement of the Zone in which the Base Plan Upgrade is located.</w:t>
      </w:r>
    </w:p>
    <w:p w14:paraId="0865CBFA" w14:textId="77777777" w:rsidR="00BF5323" w:rsidRPr="00174718" w:rsidDel="003C17B6" w:rsidRDefault="00BF5323" w:rsidP="00BF5323">
      <w:pPr>
        <w:tabs>
          <w:tab w:val="clear" w:pos="2431"/>
        </w:tabs>
        <w:spacing w:after="0" w:line="360" w:lineRule="auto"/>
        <w:ind w:left="2160" w:hanging="720"/>
        <w:jc w:val="both"/>
        <w:rPr>
          <w:del w:id="592" w:author="Charles Locke" w:date="2025-01-27T16:32:00Z" w16du:dateUtc="2025-01-27T22:32:00Z"/>
          <w:rFonts w:ascii="Times New Roman" w:eastAsia="Times New Roman" w:hAnsi="Times New Roman" w:cs="Times New Roman"/>
          <w:sz w:val="24"/>
          <w:szCs w:val="20"/>
        </w:rPr>
      </w:pPr>
      <w:del w:id="593" w:author="Charles Locke" w:date="2025-01-27T16:32:00Z" w16du:dateUtc="2025-01-27T22:32:00Z">
        <w:r w:rsidRPr="00174718" w:rsidDel="003C17B6">
          <w:rPr>
            <w:rFonts w:ascii="Times New Roman" w:eastAsia="Times New Roman" w:hAnsi="Times New Roman" w:cs="Times New Roman"/>
            <w:sz w:val="24"/>
            <w:szCs w:val="20"/>
          </w:rPr>
          <w:lastRenderedPageBreak/>
          <w:delText>2.</w:delText>
        </w:r>
        <w:r w:rsidRPr="00174718" w:rsidDel="003C17B6">
          <w:rPr>
            <w:rFonts w:ascii="Times New Roman" w:eastAsia="Times New Roman" w:hAnsi="Times New Roman" w:cs="Times New Roman"/>
            <w:sz w:val="24"/>
            <w:szCs w:val="20"/>
          </w:rPr>
          <w:tab/>
          <w:delText>Other than Base Plan Upgrades allocable under Section III.A.1, if a) the Base Plan Upgrade is included in and constructed pursuant to the SPP Transmission Expansion Plan in order to ensure the reliability of the Transmission System; b) is included in Schedule 2 of this Attachment J; c) is an approved high priority upgrade; d) is a Network Upgrade required pursuant to Attachment AB to this Tariff; or e) is a Base Plan Upgrade cost eligible for cost allocation under Section III.B.1 and is not associated with a new or changed Designated Resource for a wind generation plant, then:</w:delText>
        </w:r>
      </w:del>
    </w:p>
    <w:p w14:paraId="444EE088" w14:textId="77777777" w:rsidR="00BF5323" w:rsidRPr="00174718" w:rsidDel="003C17B6" w:rsidRDefault="00BF5323" w:rsidP="00BF5323">
      <w:pPr>
        <w:tabs>
          <w:tab w:val="clear" w:pos="2431"/>
        </w:tabs>
        <w:spacing w:after="0" w:line="360" w:lineRule="auto"/>
        <w:ind w:left="2880" w:hanging="720"/>
        <w:jc w:val="both"/>
        <w:rPr>
          <w:del w:id="594" w:author="Charles Locke" w:date="2025-01-27T16:32:00Z" w16du:dateUtc="2025-01-27T22:32:00Z"/>
          <w:rFonts w:ascii="Times New Roman" w:eastAsia="Times New Roman" w:hAnsi="Times New Roman" w:cs="Times New Roman"/>
          <w:sz w:val="24"/>
          <w:szCs w:val="20"/>
        </w:rPr>
      </w:pPr>
      <w:del w:id="595" w:author="Charles Locke" w:date="2025-01-27T16:32:00Z" w16du:dateUtc="2025-01-27T22:32:00Z">
        <w:r w:rsidRPr="00174718" w:rsidDel="003C17B6">
          <w:rPr>
            <w:rFonts w:ascii="Times New Roman" w:eastAsia="Times New Roman" w:hAnsi="Times New Roman" w:cs="Times New Roman"/>
            <w:sz w:val="24"/>
            <w:szCs w:val="20"/>
          </w:rPr>
          <w:delText>i.</w:delText>
        </w:r>
        <w:r w:rsidRPr="00174718" w:rsidDel="003C17B6">
          <w:rPr>
            <w:rFonts w:ascii="Times New Roman" w:eastAsia="Times New Roman" w:hAnsi="Times New Roman" w:cs="Times New Roman"/>
            <w:sz w:val="24"/>
            <w:szCs w:val="20"/>
          </w:rPr>
          <w:tab/>
          <w:delText>X% of the annual transmission revenue requirement associated with such Base Plan Upgrade costs eligible for cost allocation shall be allocated to the Base Plan Region-wide Annual Transmission Revenue Requirement and recovered through the Region-wide Charge, where  X shall be set as follows:</w:delText>
        </w:r>
      </w:del>
    </w:p>
    <w:p w14:paraId="2108896A" w14:textId="77777777" w:rsidR="00BF5323" w:rsidRPr="00174718" w:rsidDel="003C17B6" w:rsidRDefault="00BF5323" w:rsidP="00BF5323">
      <w:pPr>
        <w:tabs>
          <w:tab w:val="clear" w:pos="2431"/>
        </w:tabs>
        <w:spacing w:after="0" w:line="360" w:lineRule="auto"/>
        <w:ind w:left="3600" w:hanging="720"/>
        <w:jc w:val="both"/>
        <w:rPr>
          <w:del w:id="596" w:author="Charles Locke" w:date="2025-01-27T16:32:00Z" w16du:dateUtc="2025-01-27T22:32:00Z"/>
          <w:rFonts w:ascii="Times New Roman" w:eastAsia="Times New Roman" w:hAnsi="Times New Roman" w:cs="Times New Roman"/>
          <w:sz w:val="24"/>
          <w:szCs w:val="20"/>
        </w:rPr>
      </w:pPr>
      <w:del w:id="597" w:author="Charles Locke" w:date="2025-01-27T16:32:00Z" w16du:dateUtc="2025-01-27T22:32:00Z">
        <w:r w:rsidRPr="00174718" w:rsidDel="003C17B6">
          <w:rPr>
            <w:rFonts w:ascii="Times New Roman" w:eastAsia="Times New Roman" w:hAnsi="Times New Roman" w:cs="Times New Roman"/>
            <w:sz w:val="24"/>
            <w:szCs w:val="20"/>
          </w:rPr>
          <w:delText>a.</w:delText>
        </w:r>
        <w:r w:rsidRPr="00174718" w:rsidDel="003C17B6">
          <w:rPr>
            <w:rFonts w:ascii="Times New Roman" w:eastAsia="Times New Roman" w:hAnsi="Times New Roman" w:cs="Times New Roman"/>
            <w:sz w:val="24"/>
            <w:szCs w:val="20"/>
          </w:rPr>
          <w:tab/>
          <w:delText>For all Base Plan Upgrades issued a Notification to Construct prior to June 19, 2010 or whose nominal operating voltage level is less than 300 kV but greater than 100 kV, X shall be 33%</w:delText>
        </w:r>
        <w:r w:rsidRPr="00174718" w:rsidDel="003C17B6">
          <w:rPr>
            <w:rFonts w:ascii="Times New Roman" w:eastAsia="Times New Roman" w:hAnsi="Times New Roman" w:cs="Times New Roman"/>
            <w:sz w:val="24"/>
            <w:szCs w:val="24"/>
          </w:rPr>
          <w:delText xml:space="preserve">.  </w:delText>
        </w:r>
      </w:del>
    </w:p>
    <w:p w14:paraId="5F8C7056" w14:textId="77777777" w:rsidR="00BF5323" w:rsidRPr="00174718" w:rsidDel="003C17B6" w:rsidRDefault="00BF5323" w:rsidP="00BF5323">
      <w:pPr>
        <w:tabs>
          <w:tab w:val="clear" w:pos="2431"/>
        </w:tabs>
        <w:spacing w:after="0" w:line="360" w:lineRule="auto"/>
        <w:ind w:left="3600" w:hanging="720"/>
        <w:jc w:val="both"/>
        <w:rPr>
          <w:del w:id="598" w:author="Charles Locke" w:date="2025-01-27T16:32:00Z" w16du:dateUtc="2025-01-27T22:32:00Z"/>
          <w:rFonts w:ascii="Times New Roman" w:eastAsia="Times New Roman" w:hAnsi="Times New Roman" w:cs="Times New Roman"/>
          <w:sz w:val="24"/>
          <w:szCs w:val="20"/>
        </w:rPr>
      </w:pPr>
      <w:del w:id="599" w:author="Charles Locke" w:date="2025-01-27T16:32:00Z" w16du:dateUtc="2025-01-27T22:32:00Z">
        <w:r w:rsidRPr="00174718" w:rsidDel="003C17B6">
          <w:rPr>
            <w:rFonts w:ascii="Times New Roman" w:eastAsia="Times New Roman" w:hAnsi="Times New Roman" w:cs="Times New Roman"/>
            <w:sz w:val="24"/>
            <w:szCs w:val="20"/>
          </w:rPr>
          <w:delText>b.</w:delText>
        </w:r>
        <w:r w:rsidRPr="00174718" w:rsidDel="003C17B6">
          <w:rPr>
            <w:rFonts w:ascii="Times New Roman" w:eastAsia="Times New Roman" w:hAnsi="Times New Roman" w:cs="Times New Roman"/>
            <w:sz w:val="24"/>
            <w:szCs w:val="20"/>
          </w:rPr>
          <w:tab/>
          <w:delText>For all other Base Plan Upgrades whose nominal operating voltage level is greater than or equal to 300 kV, X shall be 100%.</w:delText>
        </w:r>
      </w:del>
    </w:p>
    <w:p w14:paraId="29BE825D" w14:textId="77777777" w:rsidR="00BF5323" w:rsidRPr="00174718" w:rsidDel="003C17B6" w:rsidRDefault="00BF5323" w:rsidP="00BF5323">
      <w:pPr>
        <w:tabs>
          <w:tab w:val="clear" w:pos="2431"/>
        </w:tabs>
        <w:spacing w:after="0" w:line="360" w:lineRule="auto"/>
        <w:ind w:left="3600" w:hanging="720"/>
        <w:jc w:val="both"/>
        <w:rPr>
          <w:del w:id="600" w:author="Charles Locke" w:date="2025-01-27T16:32:00Z" w16du:dateUtc="2025-01-27T22:32:00Z"/>
          <w:rFonts w:ascii="Times New Roman" w:eastAsia="Times New Roman" w:hAnsi="Times New Roman" w:cs="Times New Roman"/>
          <w:sz w:val="24"/>
          <w:szCs w:val="20"/>
        </w:rPr>
      </w:pPr>
      <w:del w:id="601" w:author="Charles Locke" w:date="2025-01-27T16:32:00Z" w16du:dateUtc="2025-01-27T22:32:00Z">
        <w:r w:rsidRPr="00174718" w:rsidDel="003C17B6">
          <w:rPr>
            <w:rFonts w:ascii="Times New Roman" w:eastAsia="Times New Roman" w:hAnsi="Times New Roman" w:cs="Times New Roman"/>
            <w:sz w:val="24"/>
            <w:szCs w:val="20"/>
          </w:rPr>
          <w:delText>c.</w:delText>
        </w:r>
        <w:r w:rsidRPr="00174718" w:rsidDel="003C17B6">
          <w:rPr>
            <w:rFonts w:ascii="Times New Roman" w:eastAsia="Times New Roman" w:hAnsi="Times New Roman" w:cs="Times New Roman"/>
            <w:sz w:val="24"/>
            <w:szCs w:val="20"/>
          </w:rPr>
          <w:tab/>
          <w:delText xml:space="preserve">For all other Base Plan Upgrades whose nominal operating voltage level is less than or equal to 100 kV, X shall be 0%.  </w:delText>
        </w:r>
      </w:del>
    </w:p>
    <w:p w14:paraId="0C9BEB93" w14:textId="77777777" w:rsidR="00BF5323" w:rsidRPr="00174718" w:rsidDel="003C17B6" w:rsidRDefault="00BF5323" w:rsidP="00BF5323">
      <w:pPr>
        <w:tabs>
          <w:tab w:val="clear" w:pos="2431"/>
        </w:tabs>
        <w:spacing w:after="0" w:line="360" w:lineRule="auto"/>
        <w:ind w:left="2880" w:hanging="720"/>
        <w:jc w:val="both"/>
        <w:rPr>
          <w:del w:id="602" w:author="Charles Locke" w:date="2025-01-27T16:32:00Z" w16du:dateUtc="2025-01-27T22:32:00Z"/>
          <w:rFonts w:ascii="Times New Roman" w:eastAsia="Times New Roman" w:hAnsi="Times New Roman" w:cs="Times New Roman"/>
          <w:sz w:val="24"/>
          <w:szCs w:val="20"/>
        </w:rPr>
      </w:pPr>
      <w:del w:id="603" w:author="Charles Locke" w:date="2025-01-27T16:32:00Z" w16du:dateUtc="2025-01-27T22:32:00Z">
        <w:r w:rsidRPr="00174718" w:rsidDel="003C17B6">
          <w:rPr>
            <w:rFonts w:ascii="Times New Roman" w:eastAsia="Times New Roman" w:hAnsi="Times New Roman" w:cs="Times New Roman"/>
            <w:sz w:val="24"/>
            <w:szCs w:val="20"/>
          </w:rPr>
          <w:delText>ii.</w:delText>
        </w:r>
        <w:r w:rsidRPr="00174718" w:rsidDel="003C17B6">
          <w:rPr>
            <w:rFonts w:ascii="Times New Roman" w:eastAsia="Times New Roman" w:hAnsi="Times New Roman" w:cs="Times New Roman"/>
            <w:sz w:val="24"/>
            <w:szCs w:val="20"/>
          </w:rPr>
          <w:tab/>
          <w:delText>(100-X)% of the annual transmission revenue requirement associated with such Base Plan Upgrade costs eligible for cost allocation shall be allocated to the Base Plan Zonal Annual Transmission Revenue Requirement and recovered through the Base Plan Zonal Charge as follows:</w:delText>
        </w:r>
      </w:del>
    </w:p>
    <w:p w14:paraId="54A92C4F" w14:textId="77777777" w:rsidR="00BF5323" w:rsidRPr="00174718" w:rsidDel="003C17B6" w:rsidRDefault="00BF5323" w:rsidP="00BF5323">
      <w:pPr>
        <w:tabs>
          <w:tab w:val="clear" w:pos="2431"/>
        </w:tabs>
        <w:spacing w:after="0" w:line="360" w:lineRule="auto"/>
        <w:ind w:left="3600" w:hanging="720"/>
        <w:jc w:val="both"/>
        <w:rPr>
          <w:del w:id="604" w:author="Charles Locke" w:date="2025-01-27T16:32:00Z" w16du:dateUtc="2025-01-27T22:32:00Z"/>
          <w:rFonts w:ascii="Times New Roman" w:eastAsia="Times New Roman" w:hAnsi="Times New Roman" w:cs="Times New Roman"/>
          <w:sz w:val="24"/>
          <w:szCs w:val="20"/>
        </w:rPr>
      </w:pPr>
      <w:del w:id="605" w:author="Charles Locke" w:date="2025-01-27T16:32:00Z" w16du:dateUtc="2025-01-27T22:32:00Z">
        <w:r w:rsidRPr="00174718" w:rsidDel="003C17B6">
          <w:rPr>
            <w:rFonts w:ascii="Times New Roman" w:eastAsia="Times New Roman" w:hAnsi="Times New Roman" w:cs="Times New Roman"/>
            <w:sz w:val="24"/>
            <w:szCs w:val="20"/>
          </w:rPr>
          <w:delText>a.</w:delText>
        </w:r>
        <w:r w:rsidRPr="00174718" w:rsidDel="003C17B6">
          <w:rPr>
            <w:rFonts w:ascii="Times New Roman" w:eastAsia="Times New Roman" w:hAnsi="Times New Roman" w:cs="Times New Roman"/>
            <w:sz w:val="24"/>
            <w:szCs w:val="20"/>
          </w:rPr>
          <w:tab/>
          <w:delText xml:space="preserve">For Base Plan Upgrades issued a Notification to Construct prior to June 19, 2010, this portion of the annual transmission revenue requirement for Base Plan Upgrade costs eligible for cost allocation shall be allocated to the Base </w:delText>
        </w:r>
        <w:r w:rsidRPr="00174718" w:rsidDel="003C17B6">
          <w:rPr>
            <w:rFonts w:ascii="Times New Roman" w:eastAsia="Times New Roman" w:hAnsi="Times New Roman" w:cs="Times New Roman"/>
            <w:sz w:val="24"/>
            <w:szCs w:val="20"/>
          </w:rPr>
          <w:lastRenderedPageBreak/>
          <w:delText>Plan Zonal Annual Transmission Revenue Requirement of specific Zones based on the Zones’ share of the incremental positive MW-mile benefits as computed in Section 4 of Attachment S to this Tariff.  Each Zone with a benefit of at least 10 MW-miles from a given Base Plan Upgrade shall be allocated a portion of the Base Plan Zonal Annual Transmission Revenue Requirement for such upgrade based on its incremental positive MW-mile benefit divided by the sum of the incremental positive MW-mile benefits for all of those Zones with a benefit of at least 10 MW-miles from the upgrade, provided that such allocation represents an engineering and construction cost of at least $100,000.</w:delText>
        </w:r>
      </w:del>
    </w:p>
    <w:p w14:paraId="7915BE98" w14:textId="77777777" w:rsidR="00BF5323" w:rsidRPr="00174718" w:rsidDel="003C17B6" w:rsidRDefault="00BF5323" w:rsidP="00BF5323">
      <w:pPr>
        <w:tabs>
          <w:tab w:val="clear" w:pos="2431"/>
        </w:tabs>
        <w:spacing w:after="0" w:line="360" w:lineRule="auto"/>
        <w:ind w:left="3600" w:hanging="720"/>
        <w:jc w:val="both"/>
        <w:rPr>
          <w:del w:id="606" w:author="Charles Locke" w:date="2025-01-27T16:32:00Z" w16du:dateUtc="2025-01-27T22:32:00Z"/>
          <w:rFonts w:ascii="Times New Roman" w:eastAsia="Times New Roman" w:hAnsi="Times New Roman" w:cs="Times New Roman"/>
          <w:sz w:val="24"/>
          <w:szCs w:val="20"/>
        </w:rPr>
      </w:pPr>
      <w:del w:id="607" w:author="Charles Locke" w:date="2025-01-27T16:32:00Z" w16du:dateUtc="2025-01-27T22:32:00Z">
        <w:r w:rsidRPr="00174718" w:rsidDel="003C17B6">
          <w:rPr>
            <w:rFonts w:ascii="Times New Roman" w:eastAsia="Times New Roman" w:hAnsi="Times New Roman" w:cs="Times New Roman"/>
            <w:sz w:val="24"/>
            <w:szCs w:val="20"/>
          </w:rPr>
          <w:delText>b.</w:delText>
        </w:r>
        <w:r w:rsidRPr="00174718" w:rsidDel="003C17B6">
          <w:rPr>
            <w:rFonts w:ascii="Times New Roman" w:eastAsia="Times New Roman" w:hAnsi="Times New Roman" w:cs="Times New Roman"/>
            <w:sz w:val="24"/>
            <w:szCs w:val="20"/>
          </w:rPr>
          <w:tab/>
          <w:delText>For all other Base Plan Upgrades, this portion of the annual transmission revenue requirement for Base Plan Upgrade costs eligible for cost allocation shall be allocated solely to the Base Plan Zonal Annual Transmission Revenue Requirement of the Zone in which the Base Plan Upgrade is located.</w:delText>
        </w:r>
      </w:del>
    </w:p>
    <w:p w14:paraId="523DBCA3" w14:textId="77777777" w:rsidR="00BF5323" w:rsidRPr="00174718" w:rsidDel="003C17B6" w:rsidRDefault="00BF5323" w:rsidP="00BF5323">
      <w:pPr>
        <w:tabs>
          <w:tab w:val="clear" w:pos="2431"/>
        </w:tabs>
        <w:spacing w:after="0" w:line="360" w:lineRule="auto"/>
        <w:ind w:left="2160" w:hanging="720"/>
        <w:jc w:val="both"/>
        <w:rPr>
          <w:del w:id="608" w:author="Charles Locke" w:date="2025-01-27T16:32:00Z" w16du:dateUtc="2025-01-27T22:32:00Z"/>
          <w:rFonts w:ascii="Times New Roman" w:eastAsia="Times New Roman" w:hAnsi="Times New Roman" w:cs="Times New Roman"/>
          <w:sz w:val="24"/>
          <w:szCs w:val="20"/>
        </w:rPr>
      </w:pPr>
      <w:del w:id="609" w:author="Charles Locke" w:date="2025-01-27T16:32:00Z" w16du:dateUtc="2025-01-27T22:32:00Z">
        <w:r w:rsidRPr="00174718" w:rsidDel="003C17B6">
          <w:rPr>
            <w:rFonts w:ascii="Times New Roman" w:eastAsia="Times New Roman" w:hAnsi="Times New Roman" w:cs="Times New Roman"/>
            <w:sz w:val="24"/>
            <w:szCs w:val="20"/>
          </w:rPr>
          <w:delText xml:space="preserve">3. </w:delText>
        </w:r>
        <w:r w:rsidRPr="00174718" w:rsidDel="003C17B6">
          <w:rPr>
            <w:rFonts w:ascii="Times New Roman" w:eastAsia="Times New Roman" w:hAnsi="Times New Roman" w:cs="Times New Roman"/>
            <w:sz w:val="24"/>
            <w:szCs w:val="20"/>
          </w:rPr>
          <w:tab/>
          <w:delText xml:space="preserve">If the Base Plan Upgrade cost eligible for cost allocation under Section III.B.1 of Attachment J is a) associated with a new or changed Designated Resource that is a wind generation plant and b) the Base Plan Upgrade is located within the same zone as the Transmission Customer’s Point of Delivery, then: </w:delText>
        </w:r>
      </w:del>
    </w:p>
    <w:p w14:paraId="257A96F4" w14:textId="77777777" w:rsidR="00BF5323" w:rsidRPr="00174718" w:rsidDel="003C17B6" w:rsidRDefault="00BF5323" w:rsidP="00BF5323">
      <w:pPr>
        <w:tabs>
          <w:tab w:val="clear" w:pos="2431"/>
        </w:tabs>
        <w:spacing w:after="0" w:line="360" w:lineRule="auto"/>
        <w:ind w:left="2880" w:hanging="720"/>
        <w:jc w:val="both"/>
        <w:rPr>
          <w:del w:id="610" w:author="Charles Locke" w:date="2025-01-27T16:32:00Z" w16du:dateUtc="2025-01-27T22:32:00Z"/>
          <w:rFonts w:ascii="Times New Roman" w:eastAsia="Times New Roman" w:hAnsi="Times New Roman" w:cs="Times New Roman"/>
          <w:sz w:val="24"/>
          <w:szCs w:val="20"/>
        </w:rPr>
      </w:pPr>
      <w:del w:id="611" w:author="Charles Locke" w:date="2025-01-27T16:32:00Z" w16du:dateUtc="2025-01-27T22:32:00Z">
        <w:r w:rsidRPr="00174718" w:rsidDel="003C17B6">
          <w:rPr>
            <w:rFonts w:ascii="Times New Roman" w:eastAsia="Times New Roman" w:hAnsi="Times New Roman" w:cs="Times New Roman"/>
            <w:sz w:val="24"/>
            <w:szCs w:val="20"/>
          </w:rPr>
          <w:delText>i.</w:delText>
        </w:r>
        <w:r w:rsidRPr="00174718" w:rsidDel="003C17B6">
          <w:rPr>
            <w:rFonts w:ascii="Times New Roman" w:eastAsia="Times New Roman" w:hAnsi="Times New Roman" w:cs="Times New Roman"/>
            <w:sz w:val="24"/>
            <w:szCs w:val="20"/>
          </w:rPr>
          <w:tab/>
          <w:delText>X% of the annual transmission revenue requirement associated with the portion of the Base Plan Upgrade costs eligible for cost allocation shall be allocated to the Base Plan Region-wide Annual Transmission Revenue Requirement and recovered through the Region-wide Charge, where X shall be set as follows:</w:delText>
        </w:r>
      </w:del>
    </w:p>
    <w:p w14:paraId="6AFDCB08" w14:textId="77777777" w:rsidR="00BF5323" w:rsidRPr="00174718" w:rsidDel="003C17B6" w:rsidRDefault="00BF5323" w:rsidP="00BF5323">
      <w:pPr>
        <w:tabs>
          <w:tab w:val="clear" w:pos="2431"/>
        </w:tabs>
        <w:spacing w:after="0" w:line="360" w:lineRule="auto"/>
        <w:ind w:left="3600" w:hanging="720"/>
        <w:jc w:val="both"/>
        <w:rPr>
          <w:del w:id="612" w:author="Charles Locke" w:date="2025-01-27T16:32:00Z" w16du:dateUtc="2025-01-27T22:32:00Z"/>
          <w:rFonts w:ascii="Times New Roman" w:eastAsia="Times New Roman" w:hAnsi="Times New Roman" w:cs="Times New Roman"/>
          <w:sz w:val="24"/>
          <w:szCs w:val="20"/>
        </w:rPr>
      </w:pPr>
      <w:del w:id="613" w:author="Charles Locke" w:date="2025-01-27T16:32:00Z" w16du:dateUtc="2025-01-27T22:32:00Z">
        <w:r w:rsidRPr="00174718" w:rsidDel="003C17B6">
          <w:rPr>
            <w:rFonts w:ascii="Times New Roman" w:eastAsia="Times New Roman" w:hAnsi="Times New Roman" w:cs="Times New Roman"/>
            <w:sz w:val="24"/>
            <w:szCs w:val="20"/>
          </w:rPr>
          <w:delText xml:space="preserve">a. </w:delText>
        </w:r>
        <w:r w:rsidRPr="00174718" w:rsidDel="003C17B6">
          <w:rPr>
            <w:rFonts w:ascii="Times New Roman" w:eastAsia="Times New Roman" w:hAnsi="Times New Roman" w:cs="Times New Roman"/>
            <w:sz w:val="24"/>
            <w:szCs w:val="20"/>
          </w:rPr>
          <w:tab/>
          <w:delText xml:space="preserve">For Base Plan Upgrades issued a Notification to Construct prior to June 19, 2010 or whose nominal operating voltage </w:delText>
        </w:r>
        <w:r w:rsidRPr="00174718" w:rsidDel="003C17B6">
          <w:rPr>
            <w:rFonts w:ascii="Times New Roman" w:eastAsia="Times New Roman" w:hAnsi="Times New Roman" w:cs="Times New Roman"/>
            <w:sz w:val="24"/>
            <w:szCs w:val="20"/>
          </w:rPr>
          <w:lastRenderedPageBreak/>
          <w:delText>level is less than 300 kV and greater than 100 kV, X shall be 33%.</w:delText>
        </w:r>
      </w:del>
    </w:p>
    <w:p w14:paraId="2562DB2F" w14:textId="77777777" w:rsidR="00BF5323" w:rsidRPr="00174718" w:rsidDel="003C17B6" w:rsidRDefault="00BF5323" w:rsidP="00BF5323">
      <w:pPr>
        <w:tabs>
          <w:tab w:val="clear" w:pos="2431"/>
        </w:tabs>
        <w:spacing w:after="0" w:line="360" w:lineRule="auto"/>
        <w:ind w:left="3600" w:hanging="720"/>
        <w:jc w:val="both"/>
        <w:rPr>
          <w:del w:id="614" w:author="Charles Locke" w:date="2025-01-27T16:32:00Z" w16du:dateUtc="2025-01-27T22:32:00Z"/>
          <w:rFonts w:ascii="Times New Roman" w:eastAsia="Times New Roman" w:hAnsi="Times New Roman" w:cs="Times New Roman"/>
          <w:sz w:val="24"/>
          <w:szCs w:val="20"/>
        </w:rPr>
      </w:pPr>
      <w:del w:id="615" w:author="Charles Locke" w:date="2025-01-27T16:32:00Z" w16du:dateUtc="2025-01-27T22:32:00Z">
        <w:r w:rsidRPr="00174718" w:rsidDel="003C17B6">
          <w:rPr>
            <w:rFonts w:ascii="Times New Roman" w:eastAsia="Times New Roman" w:hAnsi="Times New Roman" w:cs="Times New Roman"/>
            <w:sz w:val="24"/>
            <w:szCs w:val="20"/>
          </w:rPr>
          <w:delText xml:space="preserve">b. </w:delText>
        </w:r>
        <w:r w:rsidRPr="00174718" w:rsidDel="003C17B6">
          <w:rPr>
            <w:rFonts w:ascii="Times New Roman" w:eastAsia="Times New Roman" w:hAnsi="Times New Roman" w:cs="Times New Roman"/>
            <w:sz w:val="24"/>
            <w:szCs w:val="20"/>
          </w:rPr>
          <w:tab/>
          <w:delText>For all other Base Plan Upgrades whose nominal operating voltage level is greater than or equal to 300 kV, X shall be 100%.</w:delText>
        </w:r>
      </w:del>
    </w:p>
    <w:p w14:paraId="5C7F557E" w14:textId="77777777" w:rsidR="00BF5323" w:rsidRPr="00174718" w:rsidDel="003C17B6" w:rsidRDefault="00BF5323" w:rsidP="00BF5323">
      <w:pPr>
        <w:tabs>
          <w:tab w:val="clear" w:pos="2431"/>
        </w:tabs>
        <w:spacing w:after="0" w:line="360" w:lineRule="auto"/>
        <w:ind w:left="3600" w:hanging="720"/>
        <w:jc w:val="both"/>
        <w:rPr>
          <w:del w:id="616" w:author="Charles Locke" w:date="2025-01-27T16:32:00Z" w16du:dateUtc="2025-01-27T22:32:00Z"/>
          <w:rFonts w:ascii="Times New Roman" w:eastAsia="Times New Roman" w:hAnsi="Times New Roman" w:cs="Times New Roman"/>
          <w:sz w:val="24"/>
          <w:szCs w:val="20"/>
        </w:rPr>
      </w:pPr>
      <w:del w:id="617" w:author="Charles Locke" w:date="2025-01-27T16:32:00Z" w16du:dateUtc="2025-01-27T22:32:00Z">
        <w:r w:rsidRPr="00174718" w:rsidDel="003C17B6">
          <w:rPr>
            <w:rFonts w:ascii="Times New Roman" w:eastAsia="Times New Roman" w:hAnsi="Times New Roman" w:cs="Times New Roman"/>
            <w:sz w:val="24"/>
            <w:szCs w:val="20"/>
          </w:rPr>
          <w:delText xml:space="preserve">c. </w:delText>
        </w:r>
        <w:r w:rsidRPr="00174718" w:rsidDel="003C17B6">
          <w:rPr>
            <w:rFonts w:ascii="Times New Roman" w:eastAsia="Times New Roman" w:hAnsi="Times New Roman" w:cs="Times New Roman"/>
            <w:sz w:val="24"/>
            <w:szCs w:val="20"/>
          </w:rPr>
          <w:tab/>
          <w:delText>For all other Base Plan Upgrades whose nominal operating voltage level is less than or equal to 100 kV, X shall be 0%.</w:delText>
        </w:r>
      </w:del>
    </w:p>
    <w:p w14:paraId="1BFF9E30" w14:textId="77777777" w:rsidR="00BF5323" w:rsidRPr="00174718" w:rsidDel="003C17B6" w:rsidRDefault="00BF5323" w:rsidP="00BF5323">
      <w:pPr>
        <w:tabs>
          <w:tab w:val="clear" w:pos="2431"/>
        </w:tabs>
        <w:spacing w:after="0" w:line="360" w:lineRule="auto"/>
        <w:ind w:left="2880" w:hanging="720"/>
        <w:jc w:val="both"/>
        <w:rPr>
          <w:del w:id="618" w:author="Charles Locke" w:date="2025-01-27T16:32:00Z" w16du:dateUtc="2025-01-27T22:32:00Z"/>
          <w:rFonts w:ascii="Times New Roman" w:eastAsia="Times New Roman" w:hAnsi="Times New Roman" w:cs="Times New Roman"/>
          <w:sz w:val="24"/>
          <w:szCs w:val="20"/>
        </w:rPr>
      </w:pPr>
      <w:del w:id="619" w:author="Charles Locke" w:date="2025-01-27T16:32:00Z" w16du:dateUtc="2025-01-27T22:32:00Z">
        <w:r w:rsidRPr="00174718" w:rsidDel="003C17B6">
          <w:rPr>
            <w:rFonts w:ascii="Times New Roman" w:eastAsia="Times New Roman" w:hAnsi="Times New Roman" w:cs="Times New Roman"/>
            <w:sz w:val="24"/>
            <w:szCs w:val="20"/>
          </w:rPr>
          <w:delText>ii.</w:delText>
        </w:r>
        <w:r w:rsidRPr="00174718" w:rsidDel="003C17B6">
          <w:rPr>
            <w:rFonts w:ascii="Times New Roman" w:eastAsia="Times New Roman" w:hAnsi="Times New Roman" w:cs="Times New Roman"/>
            <w:sz w:val="24"/>
            <w:szCs w:val="20"/>
          </w:rPr>
          <w:tab/>
          <w:delText xml:space="preserve">(100-X)% of the annual transmission revenue requirement associated with the portion of the Base Plan Upgrade </w:delText>
        </w:r>
        <w:bookmarkStart w:id="620" w:name="_DV_C19"/>
        <w:r w:rsidRPr="00174718" w:rsidDel="003C17B6">
          <w:rPr>
            <w:rFonts w:ascii="Times New Roman" w:eastAsia="Times New Roman" w:hAnsi="Times New Roman" w:cs="Times New Roman"/>
            <w:sz w:val="24"/>
            <w:szCs w:val="20"/>
          </w:rPr>
          <w:delText>costs eligible for cost allocation</w:delText>
        </w:r>
        <w:bookmarkEnd w:id="620"/>
        <w:r w:rsidRPr="00174718" w:rsidDel="003C17B6">
          <w:rPr>
            <w:rFonts w:ascii="Times New Roman" w:eastAsia="Times New Roman" w:hAnsi="Times New Roman" w:cs="Times New Roman"/>
            <w:sz w:val="24"/>
            <w:szCs w:val="20"/>
          </w:rPr>
          <w:delText xml:space="preserve"> shall be allocated to the Base Plan Zonal Annual Transmission Revenue Requirement and recovered through the Base Plan Zonal Charge as follows:</w:delText>
        </w:r>
      </w:del>
    </w:p>
    <w:p w14:paraId="386461FE" w14:textId="77777777" w:rsidR="00BF5323" w:rsidRPr="00174718" w:rsidDel="003C17B6" w:rsidRDefault="00BF5323" w:rsidP="00BF5323">
      <w:pPr>
        <w:tabs>
          <w:tab w:val="clear" w:pos="2431"/>
        </w:tabs>
        <w:spacing w:after="0" w:line="360" w:lineRule="auto"/>
        <w:ind w:left="3600" w:hanging="720"/>
        <w:jc w:val="both"/>
        <w:rPr>
          <w:del w:id="621" w:author="Charles Locke" w:date="2025-01-27T16:32:00Z" w16du:dateUtc="2025-01-27T22:32:00Z"/>
          <w:rFonts w:ascii="Times New Roman" w:eastAsia="Times New Roman" w:hAnsi="Times New Roman" w:cs="Times New Roman"/>
          <w:sz w:val="24"/>
          <w:szCs w:val="20"/>
        </w:rPr>
      </w:pPr>
      <w:del w:id="622" w:author="Charles Locke" w:date="2025-01-27T16:32:00Z" w16du:dateUtc="2025-01-27T22:32:00Z">
        <w:r w:rsidRPr="00174718" w:rsidDel="003C17B6">
          <w:rPr>
            <w:rFonts w:ascii="Times New Roman" w:eastAsia="Times New Roman" w:hAnsi="Times New Roman" w:cs="Times New Roman"/>
            <w:sz w:val="24"/>
            <w:szCs w:val="20"/>
          </w:rPr>
          <w:delText>a.</w:delText>
        </w:r>
        <w:r w:rsidRPr="00174718" w:rsidDel="003C17B6">
          <w:rPr>
            <w:rFonts w:ascii="Times New Roman" w:eastAsia="Times New Roman" w:hAnsi="Times New Roman" w:cs="Times New Roman"/>
            <w:sz w:val="24"/>
            <w:szCs w:val="20"/>
          </w:rPr>
          <w:tab/>
          <w:delText>For Base Plan Upgrades issued a Notification to Construct prior to June 19, 2010, this portion of the annual transmission revenue requirement for Base Plan Upgrade costs eligible for cost allocation shall be allocated to the Base Plan Zonal Annual Transmission Revenue Requirement of specific Zones based on the Zones’ share of the incremental positive MW-mile benefits as computed in Section 4 of Attachment S to this Tariff.  Each Zone with a benefit of at least 10 MW-miles from a given Base Plan Upgrade shall be allocated a portion of the Base Plan Zonal Annual Transmission Revenue Requirement for such upgrade based on its incremental positive MW-mile benefit divided by the sum of the incremental positive MW-mile benefits for all of those Zones with a benefit of at least 10 MW-miles from the upgrade, provided that such allocation represents an engineering and construction cost of at least $100,000.</w:delText>
        </w:r>
      </w:del>
    </w:p>
    <w:p w14:paraId="7E101CD8" w14:textId="77777777" w:rsidR="00BF5323" w:rsidRPr="00174718" w:rsidDel="003C17B6" w:rsidRDefault="00BF5323" w:rsidP="00BF5323">
      <w:pPr>
        <w:tabs>
          <w:tab w:val="clear" w:pos="2431"/>
        </w:tabs>
        <w:spacing w:after="0" w:line="360" w:lineRule="auto"/>
        <w:ind w:left="3600" w:hanging="720"/>
        <w:jc w:val="both"/>
        <w:rPr>
          <w:ins w:id="623" w:author="Author" w:date="2024-11-18T11:00:00Z" w16du:dateUtc="2024-11-18T17:00:00Z"/>
          <w:del w:id="624" w:author="Charles Locke" w:date="2025-01-27T16:32:00Z" w16du:dateUtc="2025-01-27T22:32:00Z"/>
          <w:rFonts w:ascii="Times New Roman" w:eastAsia="Times New Roman" w:hAnsi="Times New Roman" w:cs="Times New Roman"/>
          <w:sz w:val="24"/>
          <w:szCs w:val="20"/>
        </w:rPr>
      </w:pPr>
      <w:del w:id="625" w:author="Charles Locke" w:date="2025-01-27T16:32:00Z" w16du:dateUtc="2025-01-27T22:32:00Z">
        <w:r w:rsidRPr="00174718" w:rsidDel="003C17B6">
          <w:rPr>
            <w:rFonts w:ascii="Times New Roman" w:eastAsia="Times New Roman" w:hAnsi="Times New Roman" w:cs="Times New Roman"/>
            <w:sz w:val="24"/>
            <w:szCs w:val="20"/>
          </w:rPr>
          <w:delText>b.</w:delText>
        </w:r>
        <w:r w:rsidRPr="00174718" w:rsidDel="003C17B6">
          <w:rPr>
            <w:rFonts w:ascii="Times New Roman" w:eastAsia="Times New Roman" w:hAnsi="Times New Roman" w:cs="Times New Roman"/>
            <w:sz w:val="24"/>
            <w:szCs w:val="20"/>
          </w:rPr>
          <w:tab/>
          <w:delText xml:space="preserve">For all other Base Plan Upgrades, this portion of the annual transmission revenue requirement for Base Plan Upgrade costs eligible for cost allocation shall be allocated to the Base </w:delText>
        </w:r>
        <w:r w:rsidRPr="00174718" w:rsidDel="003C17B6">
          <w:rPr>
            <w:rFonts w:ascii="Times New Roman" w:eastAsia="Times New Roman" w:hAnsi="Times New Roman" w:cs="Times New Roman"/>
            <w:sz w:val="24"/>
            <w:szCs w:val="20"/>
          </w:rPr>
          <w:lastRenderedPageBreak/>
          <w:delText>Plan Zonal Annual Transmission Revenue Requirement of the Zone in which the Base Plan Upgrade is located.</w:delText>
        </w:r>
      </w:del>
    </w:p>
    <w:p w14:paraId="4B2F86ED" w14:textId="77777777" w:rsidR="00BF5323" w:rsidRPr="00174718" w:rsidDel="003C17B6" w:rsidRDefault="00BF5323" w:rsidP="00BF5323">
      <w:pPr>
        <w:tabs>
          <w:tab w:val="clear" w:pos="2431"/>
        </w:tabs>
        <w:spacing w:after="0" w:line="360" w:lineRule="auto"/>
        <w:ind w:left="2160" w:hanging="720"/>
        <w:jc w:val="both"/>
        <w:rPr>
          <w:del w:id="626" w:author="Charles Locke" w:date="2025-01-27T16:32:00Z" w16du:dateUtc="2025-01-27T22:32:00Z"/>
          <w:rFonts w:ascii="Times New Roman" w:eastAsia="Times New Roman" w:hAnsi="Times New Roman" w:cs="Times New Roman"/>
          <w:sz w:val="24"/>
          <w:szCs w:val="20"/>
        </w:rPr>
      </w:pPr>
      <w:del w:id="627" w:author="Charles Locke" w:date="2025-01-27T16:32:00Z" w16du:dateUtc="2025-01-27T22:32:00Z">
        <w:r w:rsidRPr="00174718" w:rsidDel="003C17B6">
          <w:rPr>
            <w:rFonts w:ascii="Times New Roman" w:eastAsia="Times New Roman" w:hAnsi="Times New Roman" w:cs="Times New Roman"/>
            <w:sz w:val="24"/>
            <w:szCs w:val="20"/>
          </w:rPr>
          <w:delText xml:space="preserve">4.  </w:delText>
        </w:r>
        <w:r w:rsidRPr="00174718" w:rsidDel="003C17B6">
          <w:rPr>
            <w:rFonts w:ascii="Times New Roman" w:eastAsia="Times New Roman" w:hAnsi="Times New Roman" w:cs="Times New Roman"/>
            <w:sz w:val="24"/>
            <w:szCs w:val="20"/>
          </w:rPr>
          <w:tab/>
          <w:delText>If the Base Plan Upgrade cost eligible for cost allocation under Section III.B.1 of Attachment J is a) associated with a new or changed Designated Resource that is a wind generation plant and b) the Base Plan Upgrade is located within a zone(s) other than the Transmission Customer’s Point of Delivery, then:</w:delText>
        </w:r>
      </w:del>
    </w:p>
    <w:p w14:paraId="795800B2" w14:textId="77777777" w:rsidR="00BF5323" w:rsidRPr="00174718" w:rsidDel="003C17B6" w:rsidRDefault="00BF5323" w:rsidP="00BF5323">
      <w:pPr>
        <w:tabs>
          <w:tab w:val="clear" w:pos="2431"/>
        </w:tabs>
        <w:spacing w:after="0" w:line="360" w:lineRule="auto"/>
        <w:ind w:left="2880" w:hanging="720"/>
        <w:jc w:val="both"/>
        <w:rPr>
          <w:del w:id="628" w:author="Charles Locke" w:date="2025-01-27T16:32:00Z" w16du:dateUtc="2025-01-27T22:32:00Z"/>
          <w:rFonts w:ascii="Times New Roman" w:eastAsia="Times New Roman" w:hAnsi="Times New Roman" w:cs="Times New Roman"/>
          <w:sz w:val="24"/>
          <w:szCs w:val="20"/>
        </w:rPr>
      </w:pPr>
      <w:del w:id="629" w:author="Charles Locke" w:date="2025-01-27T16:32:00Z" w16du:dateUtc="2025-01-27T22:32:00Z">
        <w:r w:rsidRPr="00174718" w:rsidDel="003C17B6">
          <w:rPr>
            <w:rFonts w:ascii="Times New Roman" w:eastAsia="Times New Roman" w:hAnsi="Times New Roman" w:cs="Times New Roman"/>
            <w:sz w:val="24"/>
            <w:szCs w:val="20"/>
          </w:rPr>
          <w:delText>i.</w:delText>
        </w:r>
        <w:r w:rsidRPr="00174718" w:rsidDel="003C17B6">
          <w:rPr>
            <w:rFonts w:ascii="Times New Roman" w:eastAsia="Times New Roman" w:hAnsi="Times New Roman" w:cs="Times New Roman"/>
            <w:sz w:val="24"/>
            <w:szCs w:val="20"/>
          </w:rPr>
          <w:tab/>
          <w:delText>Y% of the annual transmission revenue requirement associated with the Base Plan Upgrade costs eligible for cost allocation shall be allocated to the Base Plan Region-wide Annual Transmission Revenue Requirement and recovered through the Region-wide Charge, where Y shall be set as follows:</w:delText>
        </w:r>
      </w:del>
    </w:p>
    <w:p w14:paraId="401F9B42" w14:textId="77777777" w:rsidR="00BF5323" w:rsidRPr="00174718" w:rsidDel="003C17B6" w:rsidRDefault="00BF5323" w:rsidP="00BF5323">
      <w:pPr>
        <w:tabs>
          <w:tab w:val="clear" w:pos="2431"/>
        </w:tabs>
        <w:spacing w:after="0" w:line="360" w:lineRule="auto"/>
        <w:ind w:left="3600" w:hanging="720"/>
        <w:jc w:val="both"/>
        <w:rPr>
          <w:del w:id="630" w:author="Charles Locke" w:date="2025-01-27T16:32:00Z" w16du:dateUtc="2025-01-27T22:32:00Z"/>
          <w:rFonts w:ascii="Times New Roman" w:eastAsia="Times New Roman" w:hAnsi="Times New Roman" w:cs="Times New Roman"/>
          <w:sz w:val="24"/>
          <w:szCs w:val="20"/>
        </w:rPr>
      </w:pPr>
      <w:del w:id="631" w:author="Charles Locke" w:date="2025-01-27T16:32:00Z" w16du:dateUtc="2025-01-27T22:32:00Z">
        <w:r w:rsidRPr="00174718" w:rsidDel="003C17B6">
          <w:rPr>
            <w:rFonts w:ascii="Times New Roman" w:eastAsia="Times New Roman" w:hAnsi="Times New Roman" w:cs="Times New Roman"/>
            <w:sz w:val="24"/>
            <w:szCs w:val="20"/>
          </w:rPr>
          <w:delText>a.</w:delText>
        </w:r>
        <w:r w:rsidRPr="00174718" w:rsidDel="003C17B6">
          <w:rPr>
            <w:rFonts w:ascii="Times New Roman" w:eastAsia="Times New Roman" w:hAnsi="Times New Roman" w:cs="Times New Roman"/>
            <w:sz w:val="24"/>
            <w:szCs w:val="20"/>
          </w:rPr>
          <w:tab/>
          <w:delText>For Base Plan Upgrades issued a Notification to Construct prior to June 19, 2010 or whose nominal operating voltage level is less than 300 kV, Y shall be 67%.</w:delText>
        </w:r>
      </w:del>
    </w:p>
    <w:p w14:paraId="179410B7" w14:textId="77777777" w:rsidR="00BF5323" w:rsidRPr="00174718" w:rsidDel="003C17B6" w:rsidRDefault="00BF5323" w:rsidP="00BF5323">
      <w:pPr>
        <w:tabs>
          <w:tab w:val="clear" w:pos="2431"/>
        </w:tabs>
        <w:spacing w:after="0" w:line="360" w:lineRule="auto"/>
        <w:ind w:left="3600" w:hanging="720"/>
        <w:jc w:val="both"/>
        <w:rPr>
          <w:del w:id="632" w:author="Charles Locke" w:date="2025-01-27T16:32:00Z" w16du:dateUtc="2025-01-27T22:32:00Z"/>
          <w:rFonts w:ascii="Times New Roman" w:eastAsia="Times New Roman" w:hAnsi="Times New Roman" w:cs="Times New Roman"/>
          <w:sz w:val="24"/>
          <w:szCs w:val="20"/>
        </w:rPr>
      </w:pPr>
      <w:del w:id="633" w:author="Charles Locke" w:date="2025-01-27T16:32:00Z" w16du:dateUtc="2025-01-27T22:32:00Z">
        <w:r w:rsidRPr="00174718" w:rsidDel="003C17B6">
          <w:rPr>
            <w:rFonts w:ascii="Times New Roman" w:eastAsia="Times New Roman" w:hAnsi="Times New Roman" w:cs="Times New Roman"/>
            <w:sz w:val="24"/>
            <w:szCs w:val="20"/>
          </w:rPr>
          <w:delText>b.</w:delText>
        </w:r>
        <w:r w:rsidRPr="00174718" w:rsidDel="003C17B6">
          <w:rPr>
            <w:rFonts w:ascii="Times New Roman" w:eastAsia="Times New Roman" w:hAnsi="Times New Roman" w:cs="Times New Roman"/>
            <w:sz w:val="24"/>
            <w:szCs w:val="20"/>
          </w:rPr>
          <w:tab/>
          <w:delText>For all other Base Plan Upgrades Y shall be 100%.</w:delText>
        </w:r>
      </w:del>
    </w:p>
    <w:p w14:paraId="2651F8E0" w14:textId="77777777" w:rsidR="00BF5323" w:rsidRPr="00174718" w:rsidDel="003C17B6" w:rsidRDefault="00BF5323" w:rsidP="00BF5323">
      <w:pPr>
        <w:tabs>
          <w:tab w:val="clear" w:pos="2431"/>
        </w:tabs>
        <w:spacing w:after="0" w:line="360" w:lineRule="auto"/>
        <w:ind w:left="2880" w:hanging="720"/>
        <w:jc w:val="both"/>
        <w:rPr>
          <w:ins w:id="634" w:author="Author"/>
          <w:del w:id="635" w:author="Charles Locke" w:date="2025-01-27T16:32:00Z" w16du:dateUtc="2025-01-27T22:32:00Z"/>
          <w:rFonts w:ascii="Times New Roman" w:eastAsia="Times New Roman" w:hAnsi="Times New Roman" w:cs="Times New Roman"/>
          <w:sz w:val="24"/>
          <w:szCs w:val="20"/>
        </w:rPr>
      </w:pPr>
      <w:del w:id="636" w:author="Charles Locke" w:date="2025-01-27T16:32:00Z" w16du:dateUtc="2025-01-27T22:32:00Z">
        <w:r w:rsidRPr="00174718" w:rsidDel="003C17B6">
          <w:rPr>
            <w:rFonts w:ascii="Times New Roman" w:eastAsia="Times New Roman" w:hAnsi="Times New Roman" w:cs="Times New Roman"/>
            <w:sz w:val="24"/>
            <w:szCs w:val="20"/>
          </w:rPr>
          <w:delText>ii.</w:delText>
        </w:r>
        <w:r w:rsidRPr="00174718" w:rsidDel="003C17B6">
          <w:rPr>
            <w:rFonts w:ascii="Times New Roman" w:eastAsia="Times New Roman" w:hAnsi="Times New Roman" w:cs="Times New Roman"/>
            <w:sz w:val="24"/>
            <w:szCs w:val="20"/>
          </w:rPr>
          <w:tab/>
          <w:delText>(100-Y)% of the annual transmission revenue requirement associated with the Base Plan Upgrade costs eligible for cost allocation shall be directly assigned to the Transmission Customer.</w:delText>
        </w:r>
      </w:del>
    </w:p>
    <w:p w14:paraId="31C56C4A" w14:textId="77777777" w:rsidR="00BF5323" w:rsidRPr="00174718" w:rsidRDefault="00BF5323" w:rsidP="00BF5323">
      <w:pPr>
        <w:tabs>
          <w:tab w:val="clear" w:pos="2431"/>
        </w:tabs>
        <w:spacing w:after="0" w:line="360" w:lineRule="auto"/>
        <w:ind w:left="2160" w:hanging="720"/>
        <w:jc w:val="both"/>
        <w:rPr>
          <w:ins w:id="637" w:author="Charles Locke" w:date="2025-01-27T16:33:00Z" w16du:dateUtc="2025-01-27T22:33:00Z"/>
          <w:rFonts w:ascii="Times New Roman" w:eastAsia="Times New Roman" w:hAnsi="Times New Roman" w:cs="Times New Roman"/>
          <w:sz w:val="24"/>
          <w:szCs w:val="20"/>
        </w:rPr>
      </w:pPr>
      <w:ins w:id="638" w:author="Charles Locke" w:date="2025-01-27T16:33:00Z" w16du:dateUtc="2025-01-27T22:33:00Z">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Other than Base Plan Upgrades allocable under Section III.A.1, if the Base Plan Upgrade is issued a Notification to Construct prior to June 19, 2010, then:</w:t>
        </w:r>
      </w:ins>
    </w:p>
    <w:p w14:paraId="7DD80E39" w14:textId="77777777" w:rsidR="00BF5323" w:rsidRPr="00174718" w:rsidRDefault="00BF5323" w:rsidP="00BF5323">
      <w:pPr>
        <w:tabs>
          <w:tab w:val="clear" w:pos="2431"/>
        </w:tabs>
        <w:spacing w:after="0" w:line="360" w:lineRule="auto"/>
        <w:ind w:left="2880" w:hanging="720"/>
        <w:jc w:val="both"/>
        <w:rPr>
          <w:ins w:id="639" w:author="Charles Locke" w:date="2025-01-27T16:33:00Z" w16du:dateUtc="2025-01-27T22:33:00Z"/>
          <w:rFonts w:ascii="Times New Roman" w:eastAsia="Times New Roman" w:hAnsi="Times New Roman" w:cs="Times New Roman"/>
          <w:sz w:val="24"/>
          <w:szCs w:val="20"/>
        </w:rPr>
      </w:pPr>
      <w:ins w:id="640" w:author="Charles Locke" w:date="2025-01-27T16:33:00Z" w16du:dateUtc="2025-01-27T22:33:00Z">
        <w:r w:rsidRPr="00174718">
          <w:rPr>
            <w:rFonts w:ascii="Times New Roman" w:eastAsia="Times New Roman" w:hAnsi="Times New Roman" w:cs="Times New Roman"/>
            <w:sz w:val="24"/>
            <w:szCs w:val="20"/>
          </w:rPr>
          <w:t xml:space="preserve">i. </w:t>
        </w:r>
        <w:r w:rsidRPr="00174718">
          <w:rPr>
            <w:rFonts w:ascii="Times New Roman" w:eastAsia="Times New Roman" w:hAnsi="Times New Roman" w:cs="Times New Roman"/>
            <w:sz w:val="24"/>
            <w:szCs w:val="20"/>
          </w:rPr>
          <w:tab/>
          <w:t xml:space="preserve">If the Base Plan Upgrade a) is included in and constructed pursuant to the SPP Transmission Expansion Plan in order to ensure the reliability of the Transmission System; or b) has cost eligible for cost allocation under Section III.B.1 of Attachment J and either (i) the upgrade is not associated with a new or changed wind generation Designated Resource or (ii) the upgrade is located in the same Zone as the Transmission Customer’s Point of Delivery; then: </w:t>
        </w:r>
      </w:ins>
    </w:p>
    <w:p w14:paraId="64A69B83" w14:textId="77777777" w:rsidR="00BF5323" w:rsidRPr="00174718" w:rsidRDefault="00BF5323" w:rsidP="00BF5323">
      <w:pPr>
        <w:tabs>
          <w:tab w:val="clear" w:pos="2431"/>
        </w:tabs>
        <w:spacing w:after="0" w:line="360" w:lineRule="auto"/>
        <w:ind w:left="3600" w:hanging="720"/>
        <w:jc w:val="both"/>
        <w:rPr>
          <w:ins w:id="641" w:author="Charles Locke" w:date="2025-01-27T16:33:00Z" w16du:dateUtc="2025-01-27T22:33:00Z"/>
          <w:rFonts w:ascii="Times New Roman" w:eastAsia="Times New Roman" w:hAnsi="Times New Roman" w:cs="Times New Roman"/>
          <w:sz w:val="24"/>
          <w:szCs w:val="20"/>
        </w:rPr>
      </w:pPr>
      <w:ins w:id="642" w:author="Charles Locke" w:date="2025-01-27T16:33:00Z" w16du:dateUtc="2025-01-27T22:33:00Z">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 xml:space="preserve">X% of the annual transmission revenue requirement of such Base Plan Upgrade cost eligible for cost allocation shall be </w:t>
        </w:r>
        <w:r w:rsidRPr="00174718">
          <w:rPr>
            <w:rFonts w:ascii="Times New Roman" w:eastAsia="Times New Roman" w:hAnsi="Times New Roman" w:cs="Times New Roman"/>
            <w:sz w:val="24"/>
            <w:szCs w:val="20"/>
          </w:rPr>
          <w:lastRenderedPageBreak/>
          <w:t>allocated to the Base Plan Region-wide Annual Transmission Revenue Requirement and recovered through the Region-wide Charge, where  X shall be 33%.</w:t>
        </w:r>
      </w:ins>
    </w:p>
    <w:p w14:paraId="66A8E5B3" w14:textId="77777777" w:rsidR="00BF5323" w:rsidRPr="00174718" w:rsidRDefault="00BF5323" w:rsidP="00BF5323">
      <w:pPr>
        <w:tabs>
          <w:tab w:val="clear" w:pos="2431"/>
        </w:tabs>
        <w:spacing w:after="0" w:line="360" w:lineRule="auto"/>
        <w:ind w:left="3600" w:hanging="720"/>
        <w:jc w:val="both"/>
        <w:rPr>
          <w:ins w:id="643" w:author="Charles Locke" w:date="2025-01-27T16:33:00Z" w16du:dateUtc="2025-01-27T22:33:00Z"/>
          <w:rFonts w:ascii="Times New Roman" w:eastAsia="Times New Roman" w:hAnsi="Times New Roman" w:cs="Times New Roman"/>
          <w:sz w:val="24"/>
          <w:szCs w:val="20"/>
        </w:rPr>
      </w:pPr>
      <w:ins w:id="644" w:author="Charles Locke" w:date="2025-01-27T16:33:00Z" w16du:dateUtc="2025-01-27T22:33:00Z">
        <w:r w:rsidRPr="00174718">
          <w:rPr>
            <w:rFonts w:ascii="Times New Roman" w:eastAsia="Times New Roman" w:hAnsi="Times New Roman" w:cs="Times New Roman"/>
            <w:sz w:val="24"/>
            <w:szCs w:val="20"/>
          </w:rPr>
          <w:t xml:space="preserve">b.      (100-X)% of the annual transmission revenue requirement of such Base Plan Upgrade cost eligible for cost allocation shall be allocated to the Base Plan Zonal Annual Transmission Revenue Requirement and recovered through the Base Plan Zonal Charge. This portion of the annual transmission revenue requirement for Base Plan Upgrade cost eligible for cost allocation shall be allocated to the Base Plan Zonal Annual Transmission Revenue Requirement of specific Zones based on the Zones’ share of the incremental positive MW-mile benefits as computed in Section 4 of Attachment S to this Tariff.  Each Zone with a benefit of at least 10 MW-miles from a given Base Plan Upgrade shall be allocated a portion of the Base Plan Zonal Annual Transmission Revenue Requirement for such upgrade based on its incremental positive MW-mile benefit divided by the sum of the incremental positive MW-mile benefits for all of those Zones with a benefit of at least 10 MW-miles from the upgrade, provided that such allocation represents an engineering and construction cost of at least $100,000.   </w:t>
        </w:r>
      </w:ins>
    </w:p>
    <w:p w14:paraId="7881008E" w14:textId="77777777" w:rsidR="00BF5323" w:rsidRPr="00174718" w:rsidRDefault="00BF5323" w:rsidP="00BF5323">
      <w:pPr>
        <w:tabs>
          <w:tab w:val="clear" w:pos="2431"/>
        </w:tabs>
        <w:spacing w:after="0" w:line="360" w:lineRule="auto"/>
        <w:ind w:left="2880" w:hanging="720"/>
        <w:jc w:val="both"/>
        <w:rPr>
          <w:ins w:id="645" w:author="Charles Locke" w:date="2025-01-27T16:33:00Z" w16du:dateUtc="2025-01-27T22:33:00Z"/>
          <w:rFonts w:ascii="Times New Roman" w:eastAsia="Times New Roman" w:hAnsi="Times New Roman" w:cs="Times New Roman"/>
          <w:sz w:val="24"/>
          <w:szCs w:val="20"/>
        </w:rPr>
      </w:pPr>
      <w:ins w:id="646" w:author="Charles Locke" w:date="2025-01-27T16:33:00Z" w16du:dateUtc="2025-01-27T22:33:00Z">
        <w:r w:rsidRPr="00174718">
          <w:rPr>
            <w:rFonts w:ascii="Times New Roman" w:eastAsia="Times New Roman" w:hAnsi="Times New Roman" w:cs="Times New Roman"/>
            <w:sz w:val="24"/>
            <w:szCs w:val="20"/>
          </w:rPr>
          <w:t xml:space="preserve">ii. </w:t>
        </w:r>
        <w:r w:rsidRPr="00174718">
          <w:rPr>
            <w:rFonts w:ascii="Times New Roman" w:eastAsia="Times New Roman" w:hAnsi="Times New Roman" w:cs="Times New Roman"/>
            <w:sz w:val="24"/>
            <w:szCs w:val="20"/>
          </w:rPr>
          <w:tab/>
          <w:t>If the Base Plan Upgrade cost eligible for cost allocation under Section III.B.1 of Attachment J is associated with a new or changed wind generation Designated Resource and the Base Plan Upgrade is located in a different Zone from the Transmission Customer’s Point of Delivery, then:</w:t>
        </w:r>
      </w:ins>
    </w:p>
    <w:p w14:paraId="07FF4372" w14:textId="77777777" w:rsidR="00BF5323" w:rsidRPr="00174718" w:rsidRDefault="00BF5323" w:rsidP="00BF5323">
      <w:pPr>
        <w:tabs>
          <w:tab w:val="clear" w:pos="2431"/>
        </w:tabs>
        <w:spacing w:after="0" w:line="360" w:lineRule="auto"/>
        <w:ind w:left="3600" w:hanging="720"/>
        <w:jc w:val="both"/>
        <w:rPr>
          <w:ins w:id="647" w:author="Charles Locke" w:date="2025-01-27T16:33:00Z" w16du:dateUtc="2025-01-27T22:33:00Z"/>
          <w:rFonts w:ascii="Times New Roman" w:eastAsia="Times New Roman" w:hAnsi="Times New Roman" w:cs="Times New Roman"/>
          <w:sz w:val="24"/>
          <w:szCs w:val="20"/>
        </w:rPr>
      </w:pPr>
      <w:ins w:id="648" w:author="Charles Locke" w:date="2025-01-27T16:33:00Z" w16du:dateUtc="2025-01-27T22:33:00Z">
        <w:r w:rsidRPr="00174718">
          <w:rPr>
            <w:rFonts w:ascii="Times New Roman" w:eastAsia="Times New Roman" w:hAnsi="Times New Roman" w:cs="Times New Roman"/>
            <w:sz w:val="24"/>
            <w:szCs w:val="20"/>
          </w:rPr>
          <w:t xml:space="preserve">a.        Y% of the annual transmission revenue requirement associated with the Base Plan Upgrade cost eligible for cost allocation shall be allocated to the Base Plan Region-wide Annual </w:t>
        </w:r>
        <w:r w:rsidRPr="00174718">
          <w:rPr>
            <w:rFonts w:ascii="Times New Roman" w:eastAsia="Times New Roman" w:hAnsi="Times New Roman" w:cs="Times New Roman"/>
            <w:sz w:val="24"/>
            <w:szCs w:val="20"/>
          </w:rPr>
          <w:lastRenderedPageBreak/>
          <w:t>Transmission Revenue Requirement and recovered through the Base Plan Region-wide Charge, where Y shall be 67%.</w:t>
        </w:r>
      </w:ins>
    </w:p>
    <w:p w14:paraId="66CB29A1" w14:textId="77777777" w:rsidR="00BF5323" w:rsidRPr="00174718" w:rsidRDefault="00BF5323" w:rsidP="00BF5323">
      <w:pPr>
        <w:tabs>
          <w:tab w:val="clear" w:pos="2431"/>
        </w:tabs>
        <w:spacing w:after="0" w:line="360" w:lineRule="auto"/>
        <w:ind w:left="3600" w:hanging="720"/>
        <w:jc w:val="both"/>
        <w:rPr>
          <w:ins w:id="649" w:author="Charles Locke" w:date="2025-01-27T16:33:00Z" w16du:dateUtc="2025-01-27T22:33:00Z"/>
          <w:rFonts w:ascii="Times New Roman" w:eastAsia="Times New Roman" w:hAnsi="Times New Roman" w:cs="Times New Roman"/>
          <w:sz w:val="24"/>
          <w:szCs w:val="20"/>
        </w:rPr>
      </w:pPr>
      <w:ins w:id="650" w:author="Charles Locke" w:date="2025-01-27T16:33:00Z" w16du:dateUtc="2025-01-27T22:33:00Z">
        <w:r w:rsidRPr="00174718">
          <w:rPr>
            <w:rFonts w:ascii="Times New Roman" w:eastAsia="Times New Roman" w:hAnsi="Times New Roman" w:cs="Times New Roman"/>
            <w:sz w:val="24"/>
            <w:szCs w:val="20"/>
          </w:rPr>
          <w:t>b.      (100-Y)% of the annual transmission revenue requirement associated with the Base Plan Upgrade cost eligible for cost allocation shall be directly assigned to the Transmission Customer.</w:t>
        </w:r>
      </w:ins>
    </w:p>
    <w:p w14:paraId="1B08EEB1" w14:textId="77777777" w:rsidR="00BF5323" w:rsidRPr="00174718" w:rsidRDefault="00BF5323" w:rsidP="00BF5323">
      <w:pPr>
        <w:tabs>
          <w:tab w:val="clear" w:pos="2431"/>
        </w:tabs>
        <w:spacing w:after="0" w:line="360" w:lineRule="auto"/>
        <w:ind w:left="2160" w:hanging="720"/>
        <w:jc w:val="both"/>
        <w:rPr>
          <w:ins w:id="651" w:author="Charles Locke" w:date="2025-01-27T16:33:00Z" w16du:dateUtc="2025-01-27T22:33:00Z"/>
          <w:rFonts w:ascii="Times New Roman" w:eastAsia="Times New Roman" w:hAnsi="Times New Roman" w:cs="Times New Roman"/>
          <w:sz w:val="24"/>
          <w:szCs w:val="20"/>
        </w:rPr>
      </w:pPr>
      <w:ins w:id="652" w:author="Charles Locke" w:date="2025-01-27T16:33:00Z" w16du:dateUtc="2025-01-27T22:33:00Z">
        <w:r w:rsidRPr="00174718">
          <w:rPr>
            <w:rFonts w:ascii="Times New Roman" w:eastAsia="Times New Roman" w:hAnsi="Times New Roman" w:cs="Times New Roman"/>
            <w:sz w:val="24"/>
            <w:szCs w:val="20"/>
          </w:rPr>
          <w:t xml:space="preserve">3. </w:t>
        </w:r>
        <w:r w:rsidRPr="00174718">
          <w:rPr>
            <w:rFonts w:ascii="Times New Roman" w:eastAsia="Times New Roman" w:hAnsi="Times New Roman" w:cs="Times New Roman"/>
            <w:sz w:val="24"/>
            <w:szCs w:val="20"/>
          </w:rPr>
          <w:tab/>
          <w:t xml:space="preserve">Other than Base Plan Upgrades allocable under Section III.A.1, if the Base Plan Upgrade is issued a Notification to Construct on or after June 19, 2010 and prior to </w:t>
        </w:r>
        <w:r w:rsidRPr="00174718">
          <w:rPr>
            <w:rFonts w:ascii="Times New Roman" w:eastAsia="Times New Roman" w:hAnsi="Times New Roman" w:cs="Times New Roman"/>
            <w:sz w:val="24"/>
            <w:szCs w:val="20"/>
            <w:highlight w:val="green"/>
          </w:rPr>
          <w:t>[Effective Date]</w:t>
        </w:r>
        <w:r w:rsidRPr="00174718">
          <w:rPr>
            <w:rFonts w:ascii="Times New Roman" w:eastAsia="Times New Roman" w:hAnsi="Times New Roman" w:cs="Times New Roman"/>
            <w:sz w:val="24"/>
            <w:szCs w:val="20"/>
          </w:rPr>
          <w:t>, then:</w:t>
        </w:r>
      </w:ins>
    </w:p>
    <w:p w14:paraId="40B9B0AD" w14:textId="77777777" w:rsidR="00BF5323" w:rsidRPr="00174718" w:rsidRDefault="00BF5323" w:rsidP="00BF5323">
      <w:pPr>
        <w:numPr>
          <w:ilvl w:val="0"/>
          <w:numId w:val="33"/>
        </w:numPr>
        <w:tabs>
          <w:tab w:val="clear" w:pos="2431"/>
        </w:tabs>
        <w:spacing w:after="0" w:line="360" w:lineRule="auto"/>
        <w:jc w:val="both"/>
        <w:rPr>
          <w:ins w:id="653" w:author="Charles Locke" w:date="2025-01-27T16:33:00Z" w16du:dateUtc="2025-01-27T22:33:00Z"/>
          <w:rFonts w:ascii="Times New Roman" w:eastAsia="Times New Roman" w:hAnsi="Times New Roman" w:cs="Times New Roman"/>
          <w:sz w:val="24"/>
          <w:szCs w:val="20"/>
        </w:rPr>
      </w:pPr>
      <w:ins w:id="654" w:author="Charles Locke" w:date="2025-01-27T16:33:00Z" w16du:dateUtc="2025-01-27T22:33:00Z">
        <w:r w:rsidRPr="00174718">
          <w:rPr>
            <w:rFonts w:ascii="Times New Roman" w:eastAsia="Times New Roman" w:hAnsi="Times New Roman" w:cs="Times New Roman"/>
            <w:sz w:val="24"/>
            <w:szCs w:val="20"/>
          </w:rPr>
          <w:t>If the Base Plan Upgrade a) is included in and constructed pursuant to the SPP Transmission Expansion Plan in order to ensure the reliability of the Transmission System; b) is included in Schedule 2 of this Attachment J; c) is an approved high priority upgrade; d) is a Network Upgrade required pursuant to Attachment AB to this Tariff; or e) has cost eligible for cost allocation under Section III.B.1 of Attachment J and meets one or more of the following conditions: (i) the upgrade is not associated with a new or changed wind generation Designated Resource, (ii) the upgrade is located in the same Zone as the Transmission Customer’s Point of Delivery, or (iii) the upgrade has a nominal operating voltage greater than or equal to 300 kV; then:</w:t>
        </w:r>
      </w:ins>
    </w:p>
    <w:p w14:paraId="2EBBB56A" w14:textId="77777777" w:rsidR="00BF5323" w:rsidRPr="00174718" w:rsidRDefault="00BF5323" w:rsidP="00BF5323">
      <w:pPr>
        <w:numPr>
          <w:ilvl w:val="0"/>
          <w:numId w:val="34"/>
        </w:numPr>
        <w:tabs>
          <w:tab w:val="clear" w:pos="2431"/>
        </w:tabs>
        <w:spacing w:after="0" w:line="360" w:lineRule="auto"/>
        <w:jc w:val="both"/>
        <w:rPr>
          <w:ins w:id="655" w:author="Charles Locke" w:date="2025-01-27T16:33:00Z" w16du:dateUtc="2025-01-27T22:33:00Z"/>
          <w:rFonts w:ascii="Times New Roman" w:eastAsia="Times New Roman" w:hAnsi="Times New Roman" w:cs="Times New Roman"/>
          <w:sz w:val="24"/>
          <w:szCs w:val="20"/>
        </w:rPr>
      </w:pPr>
      <w:ins w:id="656" w:author="Charles Locke" w:date="2025-01-27T16:33:00Z" w16du:dateUtc="2025-01-27T22:33:00Z">
        <w:r w:rsidRPr="00174718">
          <w:rPr>
            <w:rFonts w:ascii="Times New Roman" w:eastAsia="Times New Roman" w:hAnsi="Times New Roman" w:cs="Times New Roman"/>
            <w:sz w:val="24"/>
            <w:szCs w:val="20"/>
          </w:rPr>
          <w:t>X% of the annual transmission revenue requirement of such Base Plan Upgrade cost eligible for cost allocation shall be allocated to the Base Plan Region-wide Annual Transmission Revenue Requirement and recovered through the Region-wide Charge, where:</w:t>
        </w:r>
      </w:ins>
    </w:p>
    <w:p w14:paraId="722B71CE" w14:textId="77777777" w:rsidR="00BF5323" w:rsidRPr="00174718" w:rsidRDefault="00BF5323" w:rsidP="00BF5323">
      <w:pPr>
        <w:numPr>
          <w:ilvl w:val="1"/>
          <w:numId w:val="34"/>
        </w:numPr>
        <w:tabs>
          <w:tab w:val="clear" w:pos="2431"/>
        </w:tabs>
        <w:spacing w:after="0" w:line="360" w:lineRule="auto"/>
        <w:jc w:val="both"/>
        <w:rPr>
          <w:ins w:id="657" w:author="Charles Locke" w:date="2025-01-27T16:33:00Z" w16du:dateUtc="2025-01-27T22:33:00Z"/>
          <w:rFonts w:ascii="Times New Roman" w:eastAsia="Times New Roman" w:hAnsi="Times New Roman" w:cs="Times New Roman"/>
          <w:sz w:val="24"/>
          <w:szCs w:val="20"/>
        </w:rPr>
      </w:pPr>
      <w:ins w:id="658" w:author="Charles Locke" w:date="2025-01-27T16:33:00Z" w16du:dateUtc="2025-01-27T22:33:00Z">
        <w:r w:rsidRPr="00174718">
          <w:rPr>
            <w:rFonts w:ascii="Times New Roman" w:eastAsia="Times New Roman" w:hAnsi="Times New Roman" w:cs="Times New Roman"/>
            <w:sz w:val="24"/>
            <w:szCs w:val="20"/>
          </w:rPr>
          <w:t>For Base Plan Upgrades with a nominal operating voltage less than 300 kV but greater than 100 kV, X shall be 33%.</w:t>
        </w:r>
      </w:ins>
    </w:p>
    <w:p w14:paraId="07B9E4EC" w14:textId="77777777" w:rsidR="00BF5323" w:rsidRPr="00174718" w:rsidRDefault="00BF5323" w:rsidP="00BF5323">
      <w:pPr>
        <w:numPr>
          <w:ilvl w:val="1"/>
          <w:numId w:val="34"/>
        </w:numPr>
        <w:tabs>
          <w:tab w:val="clear" w:pos="2431"/>
        </w:tabs>
        <w:spacing w:after="0" w:line="360" w:lineRule="auto"/>
        <w:jc w:val="both"/>
        <w:rPr>
          <w:ins w:id="659" w:author="Charles Locke" w:date="2025-01-27T16:33:00Z" w16du:dateUtc="2025-01-27T22:33:00Z"/>
          <w:rFonts w:ascii="Times New Roman" w:eastAsia="Times New Roman" w:hAnsi="Times New Roman" w:cs="Times New Roman"/>
          <w:sz w:val="24"/>
          <w:szCs w:val="20"/>
        </w:rPr>
      </w:pPr>
      <w:ins w:id="660" w:author="Charles Locke" w:date="2025-01-27T16:33:00Z" w16du:dateUtc="2025-01-27T22:33:00Z">
        <w:r w:rsidRPr="00174718">
          <w:rPr>
            <w:rFonts w:ascii="Times New Roman" w:eastAsia="Times New Roman" w:hAnsi="Times New Roman" w:cs="Times New Roman"/>
            <w:sz w:val="24"/>
            <w:szCs w:val="20"/>
          </w:rPr>
          <w:t>For Base Plan Upgrades with a nominal operating voltage greater than or equal to 300 kV, X shall be 100%.</w:t>
        </w:r>
      </w:ins>
    </w:p>
    <w:p w14:paraId="018FF998" w14:textId="77777777" w:rsidR="00BF5323" w:rsidRPr="00174718" w:rsidRDefault="00BF5323" w:rsidP="00BF5323">
      <w:pPr>
        <w:numPr>
          <w:ilvl w:val="1"/>
          <w:numId w:val="34"/>
        </w:numPr>
        <w:tabs>
          <w:tab w:val="clear" w:pos="2431"/>
        </w:tabs>
        <w:spacing w:after="0" w:line="360" w:lineRule="auto"/>
        <w:jc w:val="both"/>
        <w:rPr>
          <w:ins w:id="661" w:author="Charles Locke" w:date="2025-01-27T16:33:00Z" w16du:dateUtc="2025-01-27T22:33:00Z"/>
          <w:rFonts w:ascii="Times New Roman" w:eastAsia="Times New Roman" w:hAnsi="Times New Roman" w:cs="Times New Roman"/>
          <w:sz w:val="24"/>
          <w:szCs w:val="20"/>
        </w:rPr>
      </w:pPr>
      <w:ins w:id="662" w:author="Charles Locke" w:date="2025-01-27T16:33:00Z" w16du:dateUtc="2025-01-27T22:33:00Z">
        <w:r w:rsidRPr="00174718">
          <w:rPr>
            <w:rFonts w:ascii="Times New Roman" w:eastAsia="Times New Roman" w:hAnsi="Times New Roman" w:cs="Times New Roman"/>
            <w:sz w:val="24"/>
            <w:szCs w:val="20"/>
          </w:rPr>
          <w:lastRenderedPageBreak/>
          <w:t>For Base Plan Upgrades with a nominal operating voltage less than or equal to 100 kV, X shall be 0%.</w:t>
        </w:r>
      </w:ins>
    </w:p>
    <w:p w14:paraId="0B66F71E" w14:textId="77777777" w:rsidR="00BF5323" w:rsidRPr="00174718" w:rsidRDefault="00BF5323" w:rsidP="00BF5323">
      <w:pPr>
        <w:numPr>
          <w:ilvl w:val="0"/>
          <w:numId w:val="34"/>
        </w:numPr>
        <w:tabs>
          <w:tab w:val="clear" w:pos="2431"/>
        </w:tabs>
        <w:spacing w:after="0" w:line="360" w:lineRule="auto"/>
        <w:jc w:val="both"/>
        <w:rPr>
          <w:ins w:id="663" w:author="Charles Locke" w:date="2025-01-27T16:33:00Z" w16du:dateUtc="2025-01-27T22:33:00Z"/>
          <w:rFonts w:ascii="Times New Roman" w:eastAsia="Times New Roman" w:hAnsi="Times New Roman" w:cs="Times New Roman"/>
          <w:sz w:val="24"/>
          <w:szCs w:val="20"/>
        </w:rPr>
      </w:pPr>
      <w:ins w:id="664" w:author="Charles Locke" w:date="2025-01-27T16:33:00Z" w16du:dateUtc="2025-01-27T22:33:00Z">
        <w:r w:rsidRPr="00174718">
          <w:rPr>
            <w:rFonts w:ascii="Times New Roman" w:eastAsia="Times New Roman" w:hAnsi="Times New Roman" w:cs="Times New Roman"/>
            <w:sz w:val="24"/>
            <w:szCs w:val="20"/>
          </w:rPr>
          <w:t>(100-X)% of the annual transmission revenue requirement of such Base Plan Upgrade cost eligible for cost allocation shall be allocated solely to the Base Plan Zonal Annual Transmission Revenue Requirement of the Zone in which the Base Plan Upgrade is located.</w:t>
        </w:r>
      </w:ins>
    </w:p>
    <w:p w14:paraId="0822E48A" w14:textId="77777777" w:rsidR="00BF5323" w:rsidRPr="00174718" w:rsidRDefault="00BF5323" w:rsidP="00BF5323">
      <w:pPr>
        <w:numPr>
          <w:ilvl w:val="0"/>
          <w:numId w:val="33"/>
        </w:numPr>
        <w:tabs>
          <w:tab w:val="clear" w:pos="2431"/>
        </w:tabs>
        <w:spacing w:after="0" w:line="360" w:lineRule="auto"/>
        <w:jc w:val="both"/>
        <w:rPr>
          <w:ins w:id="665" w:author="Charles Locke" w:date="2025-01-27T16:33:00Z" w16du:dateUtc="2025-01-27T22:33:00Z"/>
          <w:rFonts w:ascii="Times New Roman" w:eastAsia="Times New Roman" w:hAnsi="Times New Roman" w:cs="Times New Roman"/>
          <w:sz w:val="24"/>
          <w:szCs w:val="20"/>
        </w:rPr>
      </w:pPr>
      <w:ins w:id="666" w:author="Charles Locke" w:date="2025-01-27T16:33:00Z" w16du:dateUtc="2025-01-27T22:33:00Z">
        <w:r w:rsidRPr="00174718">
          <w:rPr>
            <w:rFonts w:ascii="Times New Roman" w:eastAsia="Times New Roman" w:hAnsi="Times New Roman" w:cs="Times New Roman"/>
            <w:sz w:val="24"/>
            <w:szCs w:val="20"/>
          </w:rPr>
          <w:t>If the Base Plan Upgrade cost eligible for cost allocation under Section III.B.1 of Attachment J is associated with a new or changed wind generation Designated Resource, the Base Plan Upgrade is located in a different Zone from the Transmission Customer’s Point of Delivery, and the Base Plan Upgrade has a nominal operating voltage less than 300 kV, then:</w:t>
        </w:r>
      </w:ins>
    </w:p>
    <w:p w14:paraId="3DA6284F" w14:textId="77777777" w:rsidR="00BF5323" w:rsidRPr="00174718" w:rsidRDefault="00BF5323" w:rsidP="00BF5323">
      <w:pPr>
        <w:tabs>
          <w:tab w:val="clear" w:pos="2431"/>
        </w:tabs>
        <w:spacing w:after="0" w:line="360" w:lineRule="auto"/>
        <w:ind w:left="3600" w:hanging="720"/>
        <w:jc w:val="both"/>
        <w:rPr>
          <w:ins w:id="667" w:author="Charles Locke" w:date="2025-01-27T16:33:00Z" w16du:dateUtc="2025-01-27T22:33:00Z"/>
          <w:rFonts w:ascii="Times New Roman" w:eastAsia="Times New Roman" w:hAnsi="Times New Roman" w:cs="Times New Roman"/>
          <w:sz w:val="24"/>
          <w:szCs w:val="20"/>
        </w:rPr>
      </w:pPr>
      <w:ins w:id="668" w:author="Charles Locke" w:date="2025-01-27T16:33:00Z" w16du:dateUtc="2025-01-27T22:33:00Z">
        <w:r w:rsidRPr="00174718">
          <w:rPr>
            <w:rFonts w:ascii="Times New Roman" w:eastAsia="Times New Roman" w:hAnsi="Times New Roman" w:cs="Times New Roman"/>
            <w:sz w:val="24"/>
            <w:szCs w:val="20"/>
          </w:rPr>
          <w:t>a.        Y% of the annual transmission revenue requirement associated with the Base Plan Upgrade cost eligible for cost allocation shall be allocated to the Base Plan Region-wide Annual Transmission Revenue Requirement and recovered through the Base Plan Region-wide Charge, where Y shall be 67%.</w:t>
        </w:r>
      </w:ins>
    </w:p>
    <w:p w14:paraId="2A653A4D" w14:textId="77777777" w:rsidR="00BF5323" w:rsidRPr="00174718" w:rsidRDefault="00BF5323" w:rsidP="00BF5323">
      <w:pPr>
        <w:tabs>
          <w:tab w:val="clear" w:pos="2431"/>
        </w:tabs>
        <w:spacing w:after="0" w:line="360" w:lineRule="auto"/>
        <w:ind w:left="3600" w:hanging="720"/>
        <w:jc w:val="both"/>
        <w:rPr>
          <w:ins w:id="669" w:author="Charles Locke" w:date="2025-01-27T16:33:00Z" w16du:dateUtc="2025-01-27T22:33:00Z"/>
          <w:rFonts w:ascii="Times New Roman" w:eastAsia="Times New Roman" w:hAnsi="Times New Roman" w:cs="Times New Roman"/>
          <w:sz w:val="24"/>
          <w:szCs w:val="20"/>
        </w:rPr>
      </w:pPr>
      <w:ins w:id="670" w:author="Charles Locke" w:date="2025-01-27T16:33:00Z" w16du:dateUtc="2025-01-27T22:33:00Z">
        <w:r w:rsidRPr="00174718">
          <w:rPr>
            <w:rFonts w:ascii="Times New Roman" w:eastAsia="Times New Roman" w:hAnsi="Times New Roman" w:cs="Times New Roman"/>
            <w:sz w:val="24"/>
            <w:szCs w:val="20"/>
          </w:rPr>
          <w:t>b.      (100-Y)% of the annual transmission revenue requirement associated with the Base Plan Upgrade cost eligible for cost allocation shall be directly assigned to the Transmission Customer.</w:t>
        </w:r>
      </w:ins>
    </w:p>
    <w:p w14:paraId="087A64CF" w14:textId="77777777" w:rsidR="00BF5323" w:rsidRPr="00174718" w:rsidRDefault="00BF5323" w:rsidP="00BF5323">
      <w:pPr>
        <w:tabs>
          <w:tab w:val="clear" w:pos="2431"/>
        </w:tabs>
        <w:spacing w:after="0" w:line="360" w:lineRule="auto"/>
        <w:ind w:left="2160" w:hanging="720"/>
        <w:jc w:val="both"/>
        <w:rPr>
          <w:ins w:id="671" w:author="Charles Locke" w:date="2025-01-27T16:33:00Z" w16du:dateUtc="2025-01-27T22:33:00Z"/>
          <w:rFonts w:ascii="Times New Roman" w:eastAsia="Times New Roman" w:hAnsi="Times New Roman" w:cs="Times New Roman"/>
          <w:sz w:val="24"/>
          <w:szCs w:val="20"/>
        </w:rPr>
      </w:pPr>
      <w:ins w:id="672" w:author="Charles Locke" w:date="2025-01-27T16:33:00Z" w16du:dateUtc="2025-01-27T22:33:00Z">
        <w:r w:rsidRPr="00174718">
          <w:rPr>
            <w:rFonts w:ascii="Times New Roman" w:eastAsia="Times New Roman" w:hAnsi="Times New Roman" w:cs="Times New Roman"/>
            <w:sz w:val="24"/>
            <w:szCs w:val="20"/>
          </w:rPr>
          <w:t xml:space="preserve">4.  </w:t>
        </w:r>
        <w:r w:rsidRPr="00174718">
          <w:rPr>
            <w:rFonts w:ascii="Times New Roman" w:eastAsia="Times New Roman" w:hAnsi="Times New Roman" w:cs="Times New Roman"/>
            <w:sz w:val="24"/>
            <w:szCs w:val="20"/>
          </w:rPr>
          <w:tab/>
          <w:t xml:space="preserve">Other than Base Plan Upgrades allocable under Section III.A.1, if the Base Plan Upgrade is issued a Notification to Construct on or after </w:t>
        </w:r>
        <w:r w:rsidRPr="00174718">
          <w:rPr>
            <w:rFonts w:ascii="Times New Roman" w:eastAsia="Times New Roman" w:hAnsi="Times New Roman" w:cs="Times New Roman"/>
            <w:sz w:val="24"/>
            <w:szCs w:val="20"/>
            <w:highlight w:val="green"/>
          </w:rPr>
          <w:t>[Effective Date]</w:t>
        </w:r>
        <w:r w:rsidRPr="00174718">
          <w:rPr>
            <w:rFonts w:ascii="Times New Roman" w:eastAsia="Times New Roman" w:hAnsi="Times New Roman" w:cs="Times New Roman"/>
            <w:sz w:val="24"/>
            <w:szCs w:val="20"/>
          </w:rPr>
          <w:t>, then:</w:t>
        </w:r>
      </w:ins>
    </w:p>
    <w:p w14:paraId="5A79FB97" w14:textId="5457504A" w:rsidR="00BF5323" w:rsidRPr="00174718" w:rsidRDefault="00BF5323" w:rsidP="00BF5323">
      <w:pPr>
        <w:tabs>
          <w:tab w:val="clear" w:pos="2431"/>
        </w:tabs>
        <w:spacing w:after="0" w:line="360" w:lineRule="auto"/>
        <w:ind w:left="2880" w:hanging="720"/>
        <w:jc w:val="both"/>
        <w:rPr>
          <w:ins w:id="673" w:author="Charles Locke" w:date="2025-01-27T16:33:00Z" w16du:dateUtc="2025-01-27T22:33:00Z"/>
          <w:rFonts w:ascii="Times New Roman" w:eastAsia="Times New Roman" w:hAnsi="Times New Roman" w:cs="Times New Roman"/>
          <w:sz w:val="24"/>
          <w:szCs w:val="20"/>
        </w:rPr>
      </w:pPr>
      <w:ins w:id="674" w:author="Charles Locke" w:date="2025-01-27T16:33:00Z" w16du:dateUtc="2025-01-27T22:33:00Z">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 xml:space="preserve">If the Base Plan Upgrade a) is included in and constructed pursuant to the SPP Transmission Expansion Plan in order to ensure the reliability of the Transmission System; b) is included in Schedule 2 of this Attachment J; c) is an approved high priority upgrade; d) is a Network Upgrade required pursuant to Attachment AB to this Tariff; or e) has cost eligible for cost allocation under Section III.B.1 </w:t>
        </w:r>
        <w:r w:rsidRPr="00174718">
          <w:rPr>
            <w:rFonts w:ascii="Times New Roman" w:eastAsia="Times New Roman" w:hAnsi="Times New Roman" w:cs="Times New Roman"/>
            <w:sz w:val="24"/>
            <w:szCs w:val="20"/>
          </w:rPr>
          <w:lastRenderedPageBreak/>
          <w:t xml:space="preserve">of Attachment J and meets one or more of the following conditions: (i) the upgrade is not associated with a new or changed </w:t>
        </w:r>
        <w:del w:id="675" w:author="Marisa Choate" w:date="2025-03-11T10:00:00Z" w16du:dateUtc="2025-03-11T15:00:00Z">
          <w:r w:rsidRPr="00174718" w:rsidDel="004323CD">
            <w:rPr>
              <w:rFonts w:ascii="Times New Roman" w:eastAsia="Times New Roman" w:hAnsi="Times New Roman" w:cs="Times New Roman"/>
              <w:sz w:val="24"/>
              <w:szCs w:val="20"/>
              <w:highlight w:val="green"/>
            </w:rPr>
            <w:delText>wind generation</w:delText>
          </w:r>
          <w:r w:rsidRPr="00174718" w:rsidDel="004323CD">
            <w:rPr>
              <w:rFonts w:ascii="Times New Roman" w:eastAsia="Times New Roman" w:hAnsi="Times New Roman" w:cs="Times New Roman"/>
              <w:sz w:val="24"/>
              <w:szCs w:val="20"/>
            </w:rPr>
            <w:delText xml:space="preserve"> </w:delText>
          </w:r>
        </w:del>
        <w:r w:rsidRPr="00174718">
          <w:rPr>
            <w:rFonts w:ascii="Times New Roman" w:eastAsia="Times New Roman" w:hAnsi="Times New Roman" w:cs="Times New Roman"/>
            <w:sz w:val="24"/>
            <w:szCs w:val="20"/>
          </w:rPr>
          <w:t>Designated Resource, (ii) the upgrade, if it has a nominal operating voltage less than or equal to 100 kV, is located in the same Zone as the Transmission Customer’s Point of Delivery, (iii) the upgrade, if it has a nominal operating voltage greater than 100 kV, is located in the same Subregion as the Transmission Customer’s Point of Delivery, or (iv) the upgrade has a nominal operating voltage greater than or equal to 300 kV; then:</w:t>
        </w:r>
      </w:ins>
    </w:p>
    <w:p w14:paraId="14B5B802" w14:textId="77777777" w:rsidR="00BF5323" w:rsidRPr="00174718" w:rsidRDefault="00BF5323" w:rsidP="00BF5323">
      <w:pPr>
        <w:numPr>
          <w:ilvl w:val="0"/>
          <w:numId w:val="35"/>
        </w:numPr>
        <w:tabs>
          <w:tab w:val="clear" w:pos="2431"/>
        </w:tabs>
        <w:spacing w:after="0" w:line="360" w:lineRule="auto"/>
        <w:jc w:val="both"/>
        <w:rPr>
          <w:ins w:id="676" w:author="Charles Locke" w:date="2025-01-27T16:33:00Z" w16du:dateUtc="2025-01-27T22:33:00Z"/>
          <w:rFonts w:ascii="Times New Roman" w:eastAsia="Times New Roman" w:hAnsi="Times New Roman" w:cs="Times New Roman"/>
          <w:sz w:val="24"/>
          <w:szCs w:val="20"/>
        </w:rPr>
      </w:pPr>
      <w:ins w:id="677" w:author="Charles Locke" w:date="2025-01-27T16:33:00Z" w16du:dateUtc="2025-01-27T22:33:00Z">
        <w:r w:rsidRPr="00174718">
          <w:rPr>
            <w:rFonts w:ascii="Times New Roman" w:eastAsia="Times New Roman" w:hAnsi="Times New Roman" w:cs="Times New Roman"/>
            <w:sz w:val="24"/>
            <w:szCs w:val="20"/>
          </w:rPr>
          <w:t>X% of the annual transmission revenue requirement of such Base Plan Upgrade cost eligible for cost allocation shall be allocated to the Base Plan Region-wide Annual Transmission Revenue Requirement and recovered through the Region-wide Charge, where:</w:t>
        </w:r>
      </w:ins>
    </w:p>
    <w:p w14:paraId="1A60EAA3" w14:textId="77777777" w:rsidR="00BF5323" w:rsidRPr="00174718" w:rsidRDefault="00BF5323" w:rsidP="00BF5323">
      <w:pPr>
        <w:numPr>
          <w:ilvl w:val="1"/>
          <w:numId w:val="35"/>
        </w:numPr>
        <w:tabs>
          <w:tab w:val="clear" w:pos="2431"/>
        </w:tabs>
        <w:spacing w:after="0" w:line="360" w:lineRule="auto"/>
        <w:jc w:val="both"/>
        <w:rPr>
          <w:ins w:id="678" w:author="Charles Locke" w:date="2025-01-27T16:33:00Z" w16du:dateUtc="2025-01-27T22:33:00Z"/>
          <w:rFonts w:ascii="Times New Roman" w:eastAsia="Times New Roman" w:hAnsi="Times New Roman" w:cs="Times New Roman"/>
          <w:sz w:val="24"/>
          <w:szCs w:val="20"/>
        </w:rPr>
      </w:pPr>
      <w:ins w:id="679" w:author="Charles Locke" w:date="2025-01-27T16:33:00Z" w16du:dateUtc="2025-01-27T22:33:00Z">
        <w:r w:rsidRPr="00174718">
          <w:rPr>
            <w:rFonts w:ascii="Times New Roman" w:eastAsia="Times New Roman" w:hAnsi="Times New Roman" w:cs="Times New Roman"/>
            <w:sz w:val="24"/>
            <w:szCs w:val="20"/>
          </w:rPr>
          <w:t>For Base Plan Upgrades with a nominal operating voltage less than 300 kV but greater than 100 kV, X shall be 33%.</w:t>
        </w:r>
      </w:ins>
    </w:p>
    <w:p w14:paraId="131634C0" w14:textId="77777777" w:rsidR="00BF5323" w:rsidRPr="00174718" w:rsidRDefault="00BF5323" w:rsidP="00BF5323">
      <w:pPr>
        <w:numPr>
          <w:ilvl w:val="1"/>
          <w:numId w:val="35"/>
        </w:numPr>
        <w:tabs>
          <w:tab w:val="clear" w:pos="2431"/>
        </w:tabs>
        <w:spacing w:after="0" w:line="360" w:lineRule="auto"/>
        <w:jc w:val="both"/>
        <w:rPr>
          <w:ins w:id="680" w:author="Charles Locke" w:date="2025-01-27T16:33:00Z" w16du:dateUtc="2025-01-27T22:33:00Z"/>
          <w:rFonts w:ascii="Times New Roman" w:eastAsia="Times New Roman" w:hAnsi="Times New Roman" w:cs="Times New Roman"/>
          <w:sz w:val="24"/>
          <w:szCs w:val="20"/>
        </w:rPr>
      </w:pPr>
      <w:ins w:id="681" w:author="Charles Locke" w:date="2025-01-27T16:33:00Z" w16du:dateUtc="2025-01-27T22:33:00Z">
        <w:r w:rsidRPr="00174718">
          <w:rPr>
            <w:rFonts w:ascii="Times New Roman" w:eastAsia="Times New Roman" w:hAnsi="Times New Roman" w:cs="Times New Roman"/>
            <w:sz w:val="24"/>
            <w:szCs w:val="20"/>
          </w:rPr>
          <w:t>For Base Plan Upgrades with a nominal operating voltage greater than or equal to 300 kV, X shall be 100%.</w:t>
        </w:r>
      </w:ins>
    </w:p>
    <w:p w14:paraId="55F272CE" w14:textId="77777777" w:rsidR="00BF5323" w:rsidRPr="00174718" w:rsidRDefault="00BF5323" w:rsidP="00BF5323">
      <w:pPr>
        <w:numPr>
          <w:ilvl w:val="1"/>
          <w:numId w:val="35"/>
        </w:numPr>
        <w:tabs>
          <w:tab w:val="clear" w:pos="2431"/>
        </w:tabs>
        <w:spacing w:after="0" w:line="360" w:lineRule="auto"/>
        <w:jc w:val="both"/>
        <w:rPr>
          <w:ins w:id="682" w:author="Charles Locke" w:date="2025-01-27T16:33:00Z" w16du:dateUtc="2025-01-27T22:33:00Z"/>
          <w:rFonts w:ascii="Times New Roman" w:eastAsia="Times New Roman" w:hAnsi="Times New Roman" w:cs="Times New Roman"/>
          <w:sz w:val="24"/>
          <w:szCs w:val="20"/>
        </w:rPr>
      </w:pPr>
      <w:ins w:id="683" w:author="Charles Locke" w:date="2025-01-27T16:33:00Z" w16du:dateUtc="2025-01-27T22:33:00Z">
        <w:r w:rsidRPr="00174718">
          <w:rPr>
            <w:rFonts w:ascii="Times New Roman" w:eastAsia="Times New Roman" w:hAnsi="Times New Roman" w:cs="Times New Roman"/>
            <w:sz w:val="24"/>
            <w:szCs w:val="20"/>
          </w:rPr>
          <w:t>For Base Plan Upgrades with a nominal operating voltage less than or equal to 100 kV, X shall be 0%.</w:t>
        </w:r>
      </w:ins>
    </w:p>
    <w:p w14:paraId="512B267F" w14:textId="77777777" w:rsidR="00BF5323" w:rsidRPr="00174718" w:rsidRDefault="00BF5323" w:rsidP="00BF5323">
      <w:pPr>
        <w:numPr>
          <w:ilvl w:val="0"/>
          <w:numId w:val="35"/>
        </w:numPr>
        <w:tabs>
          <w:tab w:val="clear" w:pos="2431"/>
        </w:tabs>
        <w:spacing w:after="0" w:line="360" w:lineRule="auto"/>
        <w:jc w:val="both"/>
        <w:rPr>
          <w:ins w:id="684" w:author="Charles Locke" w:date="2025-01-27T16:33:00Z" w16du:dateUtc="2025-01-27T22:33:00Z"/>
          <w:rFonts w:ascii="Times New Roman" w:eastAsia="Times New Roman" w:hAnsi="Times New Roman" w:cs="Times New Roman"/>
          <w:sz w:val="24"/>
          <w:szCs w:val="20"/>
        </w:rPr>
      </w:pPr>
      <w:ins w:id="685" w:author="Charles Locke" w:date="2025-01-27T16:33:00Z" w16du:dateUtc="2025-01-27T22:33:00Z">
        <w:r w:rsidRPr="00174718">
          <w:rPr>
            <w:rFonts w:ascii="Times New Roman" w:eastAsia="Times New Roman" w:hAnsi="Times New Roman" w:cs="Times New Roman"/>
            <w:sz w:val="24"/>
            <w:szCs w:val="20"/>
          </w:rPr>
          <w:t xml:space="preserve">For Base Plan Upgrades with a nominal operating voltage less than or equal to 100 kV, (100-X)% of the annual transmission revenue requirement of such Base Plan Upgrade cost eligible for cost allocation shall be allocated solely to the Base Plan Zonal Annual Transmission Revenue Requirement of the Zone in which the Base Plan Upgrade is located.  </w:t>
        </w:r>
      </w:ins>
    </w:p>
    <w:p w14:paraId="7F70B1EC" w14:textId="77777777" w:rsidR="00BF5323" w:rsidRPr="00174718" w:rsidRDefault="00BF5323" w:rsidP="00BF5323">
      <w:pPr>
        <w:numPr>
          <w:ilvl w:val="0"/>
          <w:numId w:val="35"/>
        </w:numPr>
        <w:tabs>
          <w:tab w:val="clear" w:pos="2431"/>
        </w:tabs>
        <w:spacing w:after="0" w:line="360" w:lineRule="auto"/>
        <w:jc w:val="both"/>
        <w:rPr>
          <w:ins w:id="686" w:author="Charles Locke" w:date="2025-01-27T16:33:00Z" w16du:dateUtc="2025-01-27T22:33:00Z"/>
          <w:rFonts w:ascii="Times New Roman" w:eastAsia="Times New Roman" w:hAnsi="Times New Roman" w:cs="Times New Roman"/>
          <w:sz w:val="24"/>
          <w:szCs w:val="20"/>
        </w:rPr>
      </w:pPr>
      <w:ins w:id="687" w:author="Charles Locke" w:date="2025-01-27T16:33:00Z" w16du:dateUtc="2025-01-27T22:33:00Z">
        <w:r w:rsidRPr="00174718">
          <w:rPr>
            <w:rFonts w:ascii="Times New Roman" w:eastAsia="Times New Roman" w:hAnsi="Times New Roman" w:cs="Times New Roman"/>
            <w:sz w:val="24"/>
            <w:szCs w:val="20"/>
          </w:rPr>
          <w:t xml:space="preserve">For Base Plan Upgrades with a nominal operating voltage less than 300 kV but greater than 100 kV, (100-X)% of the annual transmission revenue requirement of such Base Plan </w:t>
        </w:r>
        <w:r w:rsidRPr="00174718">
          <w:rPr>
            <w:rFonts w:ascii="Times New Roman" w:eastAsia="Times New Roman" w:hAnsi="Times New Roman" w:cs="Times New Roman"/>
            <w:sz w:val="24"/>
            <w:szCs w:val="20"/>
          </w:rPr>
          <w:lastRenderedPageBreak/>
          <w:t>Upgrade cost eligible for cost allocation shall be allocated solely to the Subregional Annual Transmission Revenue Requirement of the Subregion in which the Base Plan Upgrade is located.</w:t>
        </w:r>
      </w:ins>
    </w:p>
    <w:p w14:paraId="21669822" w14:textId="3CB0ACE4" w:rsidR="00BF5323" w:rsidRPr="00174718" w:rsidRDefault="00BF5323" w:rsidP="00BF5323">
      <w:pPr>
        <w:numPr>
          <w:ilvl w:val="0"/>
          <w:numId w:val="36"/>
        </w:numPr>
        <w:tabs>
          <w:tab w:val="clear" w:pos="2431"/>
        </w:tabs>
        <w:spacing w:after="0" w:line="360" w:lineRule="auto"/>
        <w:jc w:val="both"/>
        <w:rPr>
          <w:ins w:id="688" w:author="Charles Locke" w:date="2025-01-27T16:33:00Z" w16du:dateUtc="2025-01-27T22:33:00Z"/>
          <w:rFonts w:ascii="Times New Roman" w:eastAsia="Times New Roman" w:hAnsi="Times New Roman" w:cs="Times New Roman"/>
          <w:sz w:val="24"/>
          <w:szCs w:val="20"/>
        </w:rPr>
      </w:pPr>
      <w:ins w:id="689" w:author="Charles Locke" w:date="2025-01-27T16:33:00Z" w16du:dateUtc="2025-01-27T22:33:00Z">
        <w:r w:rsidRPr="00174718">
          <w:rPr>
            <w:rFonts w:ascii="Times New Roman" w:eastAsia="Times New Roman" w:hAnsi="Times New Roman" w:cs="Times New Roman"/>
            <w:sz w:val="24"/>
            <w:szCs w:val="20"/>
          </w:rPr>
          <w:t xml:space="preserve">If the Base Plan Upgrade cost eligible for cost allocation under Section III.B.1 of Attachment J is associated with a new or changed </w:t>
        </w:r>
        <w:del w:id="690" w:author="Marisa Choate" w:date="2025-03-11T10:00:00Z" w16du:dateUtc="2025-03-11T15:00:00Z">
          <w:r w:rsidRPr="00174718" w:rsidDel="004323CD">
            <w:rPr>
              <w:rFonts w:ascii="Times New Roman" w:eastAsia="Times New Roman" w:hAnsi="Times New Roman" w:cs="Times New Roman"/>
              <w:sz w:val="24"/>
              <w:szCs w:val="20"/>
              <w:highlight w:val="green"/>
            </w:rPr>
            <w:delText>wind generation</w:delText>
          </w:r>
          <w:r w:rsidRPr="00174718" w:rsidDel="004323CD">
            <w:rPr>
              <w:rFonts w:ascii="Times New Roman" w:eastAsia="Times New Roman" w:hAnsi="Times New Roman" w:cs="Times New Roman"/>
              <w:sz w:val="24"/>
              <w:szCs w:val="20"/>
            </w:rPr>
            <w:delText xml:space="preserve"> </w:delText>
          </w:r>
        </w:del>
        <w:r w:rsidRPr="00174718">
          <w:rPr>
            <w:rFonts w:ascii="Times New Roman" w:eastAsia="Times New Roman" w:hAnsi="Times New Roman" w:cs="Times New Roman"/>
            <w:sz w:val="24"/>
            <w:szCs w:val="20"/>
          </w:rPr>
          <w:t>Designated Resource; the Base Plan Upgrade, if it has a nominal operating voltage less than or equal to 100 kV, is located in a different Zone from the Transmission Customer’s Point of Delivery or the Base Plan Upgrade, if it has a nominal operating voltage greater than 100 kV, is located in a different Subregion from the Transmission Customer’s Point of Delivery; and the Base Plan Upgrade has a nominal operating voltage less than 300 kV; then:</w:t>
        </w:r>
      </w:ins>
    </w:p>
    <w:p w14:paraId="77E70B51" w14:textId="77777777" w:rsidR="00BF5323" w:rsidRPr="00174718" w:rsidRDefault="00BF5323" w:rsidP="00BF5323">
      <w:pPr>
        <w:tabs>
          <w:tab w:val="clear" w:pos="2431"/>
        </w:tabs>
        <w:spacing w:after="0" w:line="360" w:lineRule="auto"/>
        <w:ind w:left="3600" w:hanging="720"/>
        <w:jc w:val="both"/>
        <w:rPr>
          <w:ins w:id="691" w:author="Charles Locke" w:date="2025-01-27T16:33:00Z" w16du:dateUtc="2025-01-27T22:33:00Z"/>
          <w:rFonts w:ascii="Times New Roman" w:eastAsia="Times New Roman" w:hAnsi="Times New Roman" w:cs="Times New Roman"/>
          <w:sz w:val="24"/>
          <w:szCs w:val="20"/>
        </w:rPr>
      </w:pPr>
      <w:ins w:id="692" w:author="Charles Locke" w:date="2025-01-27T16:33:00Z" w16du:dateUtc="2025-01-27T22:33:00Z">
        <w:r w:rsidRPr="00174718">
          <w:rPr>
            <w:rFonts w:ascii="Times New Roman" w:eastAsia="Times New Roman" w:hAnsi="Times New Roman" w:cs="Times New Roman"/>
            <w:sz w:val="24"/>
            <w:szCs w:val="20"/>
          </w:rPr>
          <w:t>a.        Y% of the annual transmission revenue requirement associated with the Base Plan Upgrade cost eligible for cost allocation shall be allocated to the Base Plan Region-wide Annual Transmission Revenue Requirement and recovered through the Base Plan Region-wide Charge, where Y shall be 67%.</w:t>
        </w:r>
      </w:ins>
    </w:p>
    <w:p w14:paraId="75AA20C0" w14:textId="77777777" w:rsidR="00BF5323" w:rsidRPr="00174718" w:rsidRDefault="00BF5323" w:rsidP="00BF5323">
      <w:pPr>
        <w:tabs>
          <w:tab w:val="clear" w:pos="2431"/>
        </w:tabs>
        <w:spacing w:after="0" w:line="360" w:lineRule="auto"/>
        <w:ind w:left="3600" w:hanging="720"/>
        <w:jc w:val="both"/>
        <w:rPr>
          <w:ins w:id="693" w:author="Charles Locke" w:date="2025-01-27T16:33:00Z" w16du:dateUtc="2025-01-27T22:33:00Z"/>
          <w:rFonts w:ascii="Times New Roman" w:eastAsia="Times New Roman" w:hAnsi="Times New Roman" w:cs="Times New Roman"/>
          <w:sz w:val="24"/>
          <w:szCs w:val="20"/>
          <w:highlight w:val="yellow"/>
        </w:rPr>
      </w:pPr>
      <w:ins w:id="694" w:author="Charles Locke" w:date="2025-01-27T16:33:00Z" w16du:dateUtc="2025-01-27T22:33:00Z">
        <w:r w:rsidRPr="00174718">
          <w:rPr>
            <w:rFonts w:ascii="Times New Roman" w:eastAsia="Times New Roman" w:hAnsi="Times New Roman" w:cs="Times New Roman"/>
            <w:sz w:val="24"/>
            <w:szCs w:val="20"/>
          </w:rPr>
          <w:t>b.      (100-Y)% of the annual transmission revenue requirement associated with the Base Plan Upgrade cost eligible for cost allocation shall be directly assigned to the Transmission Customer.</w:t>
        </w:r>
      </w:ins>
    </w:p>
    <w:p w14:paraId="1AB76F8C"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0A3F02D6"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B.</w:t>
      </w:r>
      <w:r w:rsidRPr="00174718">
        <w:rPr>
          <w:rFonts w:ascii="Times New Roman" w:eastAsia="Times New Roman" w:hAnsi="Times New Roman" w:cs="Times New Roman"/>
          <w:b/>
          <w:sz w:val="24"/>
          <w:szCs w:val="20"/>
        </w:rPr>
        <w:tab/>
        <w:t>Conditions for Classifying Service Upgrade Costs Associated with Designated Resources As Base Plan Upgrade Costs Eligible for Cost Allocation</w:t>
      </w:r>
    </w:p>
    <w:p w14:paraId="2E5C8F5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Except as provided in Section III.A.1 and subject to the limits and rules set forth in Subsections d and f below, the costs of Service Upgrades associated with new or changed Designated Resources shall be classified as Base Plan Upgrade costs eligible for cost allocation if the conditions in the following Subsections a and b are met, and if the condition in Subsection c is met as applicable.</w:t>
      </w:r>
    </w:p>
    <w:p w14:paraId="2FF35D36"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a.</w:t>
      </w:r>
      <w:r w:rsidRPr="00174718">
        <w:rPr>
          <w:rFonts w:ascii="Times New Roman" w:eastAsia="Times New Roman" w:hAnsi="Times New Roman" w:cs="Times New Roman"/>
          <w:sz w:val="24"/>
          <w:szCs w:val="20"/>
        </w:rPr>
        <w:tab/>
        <w:t>The Transmission Customer’s commitment to the Designated Resource has a duration of at least five years.</w:t>
      </w:r>
    </w:p>
    <w:p w14:paraId="264BB656"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 xml:space="preserve">In the first year the Designated Resource is planned to be used by the Transmission Customer, the accredited capacity of the Transmission Customer’s existing Designated Resources plus the </w:t>
      </w:r>
      <w:r w:rsidRPr="00174718">
        <w:rPr>
          <w:rFonts w:ascii="Times New Roman" w:eastAsia="Times New Roman" w:hAnsi="Times New Roman" w:cs="Times New Roman"/>
          <w:color w:val="000000"/>
          <w:sz w:val="24"/>
          <w:szCs w:val="24"/>
        </w:rPr>
        <w:t>lesser of (a) the planned maximum net dependable capacity applicable to the Transmission Customer or (b) the requested capacity, shall not exceed the Transmission Customer’s projected system peak responsibility determined pursuant to SPP Criteria multiplied by the higher of (a) 125% or (b) the sum of 110% and the current Planning Reserve Margin percentage set forth in the SPP Planning Criteria</w:t>
      </w:r>
      <w:r w:rsidRPr="00174718">
        <w:rPr>
          <w:rFonts w:ascii="Times New Roman" w:eastAsia="Times New Roman" w:hAnsi="Times New Roman" w:cs="Times New Roman"/>
          <w:sz w:val="24"/>
          <w:szCs w:val="20"/>
        </w:rPr>
        <w:t>.</w:t>
      </w:r>
    </w:p>
    <w:p w14:paraId="419ED34A"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r>
      <w:bookmarkStart w:id="695" w:name="_DV_C48"/>
      <w:r w:rsidRPr="00174718">
        <w:rPr>
          <w:rFonts w:ascii="Times New Roman" w:eastAsia="Times New Roman" w:hAnsi="Times New Roman" w:cs="Times New Roman"/>
          <w:sz w:val="24"/>
          <w:szCs w:val="20"/>
        </w:rPr>
        <w:t>If</w:t>
      </w:r>
      <w:bookmarkEnd w:id="695"/>
      <w:r w:rsidRPr="00174718">
        <w:rPr>
          <w:rFonts w:ascii="Times New Roman" w:eastAsia="Times New Roman" w:hAnsi="Times New Roman" w:cs="Times New Roman"/>
          <w:sz w:val="24"/>
          <w:szCs w:val="20"/>
        </w:rPr>
        <w:t xml:space="preserve"> the Designated Resource is a wind generation plant, then the sum of: (1) the requested capacity and (2) the transmission capacity reserved for the Transmission Customer’s existing Designated Resources that are wind generation plants shall not exceed 20% of the Transmission Customer’s projected system peak responsibility as determined pursuant to SPP Criteria in the first year the Designated Resource is planned to be used by the Transmission Customer.</w:t>
      </w:r>
    </w:p>
    <w:p w14:paraId="051C93C1"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r w:rsidRPr="00174718">
        <w:rPr>
          <w:rFonts w:ascii="Times New Roman" w:eastAsia="Times New Roman" w:hAnsi="Times New Roman" w:cs="Times New Roman"/>
          <w:sz w:val="24"/>
          <w:szCs w:val="20"/>
        </w:rPr>
        <w:tab/>
        <w:t>Safe Harbor Cost Limit for Eligibility of the Costs of Base Plan Upgrade for Cost Allocation</w:t>
      </w:r>
    </w:p>
    <w:p w14:paraId="345D0CBC" w14:textId="77777777" w:rsidR="00BF5323" w:rsidRPr="00174718" w:rsidRDefault="00BF5323" w:rsidP="00BF5323">
      <w:pPr>
        <w:tabs>
          <w:tab w:val="clear" w:pos="2431"/>
        </w:tabs>
        <w:spacing w:after="0" w:line="360" w:lineRule="auto"/>
        <w:ind w:left="360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For Base Plan Upgrades that cost over $100,000, the aggregate cost of such upgrades assigned to each individual transmission service request that is less than or equal to the Safe Harbor Cost Limit of $180,000 / MW times the requested capacity is eligible for cost allocation in accordance with</w:t>
      </w:r>
      <w:ins w:id="696" w:author="Charles Locke" w:date="2025-02-05T12:21:00Z" w16du:dateUtc="2025-02-05T18:21:00Z">
        <w:r w:rsidRPr="00174718">
          <w:rPr>
            <w:rFonts w:ascii="Times New Roman" w:eastAsia="Times New Roman" w:hAnsi="Times New Roman" w:cs="Times New Roman"/>
            <w:sz w:val="24"/>
            <w:szCs w:val="20"/>
          </w:rPr>
          <w:t xml:space="preserve"> Sections III.A.2, III.A.3, and III.A.4.</w:t>
        </w:r>
      </w:ins>
      <w:del w:id="697" w:author="Charles Locke" w:date="2025-02-05T12:21:00Z" w16du:dateUtc="2025-02-05T18:21:00Z">
        <w:r w:rsidRPr="00174718" w:rsidDel="00C77A95">
          <w:rPr>
            <w:rFonts w:ascii="Times New Roman" w:eastAsia="Times New Roman" w:hAnsi="Times New Roman" w:cs="Times New Roman"/>
            <w:sz w:val="24"/>
            <w:szCs w:val="20"/>
          </w:rPr>
          <w:delText>:</w:delText>
        </w:r>
      </w:del>
      <w:r w:rsidRPr="00174718">
        <w:rPr>
          <w:rFonts w:ascii="Times New Roman" w:eastAsia="Times New Roman" w:hAnsi="Times New Roman" w:cs="Times New Roman"/>
          <w:sz w:val="24"/>
          <w:szCs w:val="20"/>
        </w:rPr>
        <w:t xml:space="preserve"> </w:t>
      </w:r>
    </w:p>
    <w:p w14:paraId="70BE55EC" w14:textId="77777777" w:rsidR="00BF5323" w:rsidRPr="00174718" w:rsidDel="00687D7F" w:rsidRDefault="00BF5323" w:rsidP="00BF5323">
      <w:pPr>
        <w:tabs>
          <w:tab w:val="clear" w:pos="2431"/>
        </w:tabs>
        <w:spacing w:after="0" w:line="360" w:lineRule="auto"/>
        <w:ind w:left="4320" w:hanging="720"/>
        <w:jc w:val="both"/>
        <w:rPr>
          <w:del w:id="698" w:author="Charles Locke" w:date="2025-02-05T12:22:00Z" w16du:dateUtc="2025-02-05T18:22:00Z"/>
          <w:rFonts w:ascii="Times New Roman" w:eastAsia="Times New Roman" w:hAnsi="Times New Roman" w:cs="Times New Roman"/>
          <w:sz w:val="24"/>
          <w:szCs w:val="20"/>
        </w:rPr>
      </w:pPr>
      <w:bookmarkStart w:id="699" w:name="_DV_C57"/>
      <w:del w:id="700" w:author="Charles Locke" w:date="2025-02-05T12:22:00Z" w16du:dateUtc="2025-02-05T18:22:00Z">
        <w:r w:rsidRPr="00174718" w:rsidDel="00687D7F">
          <w:rPr>
            <w:rFonts w:ascii="Times New Roman" w:eastAsia="Times New Roman" w:hAnsi="Times New Roman" w:cs="Times New Roman"/>
            <w:sz w:val="24"/>
            <w:szCs w:val="20"/>
          </w:rPr>
          <w:delText>1)</w:delText>
        </w:r>
        <w:r w:rsidRPr="00174718" w:rsidDel="00687D7F">
          <w:rPr>
            <w:rFonts w:ascii="Times New Roman" w:eastAsia="Times New Roman" w:hAnsi="Times New Roman" w:cs="Times New Roman"/>
            <w:sz w:val="24"/>
            <w:szCs w:val="20"/>
          </w:rPr>
          <w:tab/>
          <w:delText>Section III.A.2 for</w:delText>
        </w:r>
        <w:bookmarkStart w:id="701" w:name="_DV_X52"/>
        <w:bookmarkStart w:id="702" w:name="_DV_C58"/>
        <w:bookmarkEnd w:id="699"/>
        <w:r w:rsidRPr="00174718" w:rsidDel="00687D7F">
          <w:rPr>
            <w:rFonts w:ascii="Times New Roman" w:eastAsia="Times New Roman" w:hAnsi="Times New Roman" w:cs="Times New Roman"/>
            <w:sz w:val="24"/>
            <w:szCs w:val="20"/>
          </w:rPr>
          <w:delText xml:space="preserve"> a new or changed Designated Resource other than a wind generation plant</w:delText>
        </w:r>
        <w:bookmarkStart w:id="703" w:name="_DV_C59"/>
        <w:bookmarkEnd w:id="701"/>
        <w:bookmarkEnd w:id="702"/>
        <w:r w:rsidRPr="00174718" w:rsidDel="00687D7F">
          <w:rPr>
            <w:rFonts w:ascii="Times New Roman" w:eastAsia="Times New Roman" w:hAnsi="Times New Roman" w:cs="Times New Roman"/>
            <w:sz w:val="24"/>
            <w:szCs w:val="20"/>
          </w:rPr>
          <w:delText xml:space="preserve">; or </w:delText>
        </w:r>
        <w:bookmarkEnd w:id="703"/>
      </w:del>
    </w:p>
    <w:p w14:paraId="50F31F77" w14:textId="77777777" w:rsidR="00BF5323" w:rsidRPr="00174718" w:rsidDel="00687D7F" w:rsidRDefault="00BF5323" w:rsidP="00BF5323">
      <w:pPr>
        <w:tabs>
          <w:tab w:val="clear" w:pos="2431"/>
        </w:tabs>
        <w:spacing w:after="0" w:line="360" w:lineRule="auto"/>
        <w:ind w:left="4320" w:hanging="720"/>
        <w:jc w:val="both"/>
        <w:rPr>
          <w:del w:id="704" w:author="Charles Locke" w:date="2025-02-05T12:22:00Z" w16du:dateUtc="2025-02-05T18:22:00Z"/>
          <w:rFonts w:ascii="Times New Roman" w:eastAsia="Times New Roman" w:hAnsi="Times New Roman" w:cs="Times New Roman"/>
          <w:sz w:val="24"/>
          <w:szCs w:val="20"/>
        </w:rPr>
      </w:pPr>
      <w:bookmarkStart w:id="705" w:name="_DV_C60"/>
      <w:del w:id="706" w:author="Charles Locke" w:date="2025-02-05T12:22:00Z" w16du:dateUtc="2025-02-05T18:22:00Z">
        <w:r w:rsidRPr="00174718" w:rsidDel="00687D7F">
          <w:rPr>
            <w:rFonts w:ascii="Times New Roman" w:eastAsia="Times New Roman" w:hAnsi="Times New Roman" w:cs="Times New Roman"/>
            <w:sz w:val="24"/>
            <w:szCs w:val="20"/>
          </w:rPr>
          <w:lastRenderedPageBreak/>
          <w:delText>2)</w:delText>
        </w:r>
        <w:r w:rsidRPr="00174718" w:rsidDel="00687D7F">
          <w:rPr>
            <w:rFonts w:ascii="Times New Roman" w:eastAsia="Times New Roman" w:hAnsi="Times New Roman" w:cs="Times New Roman"/>
            <w:sz w:val="24"/>
            <w:szCs w:val="20"/>
          </w:rPr>
          <w:tab/>
          <w:delText>Sections III.A.3 and 4 for</w:delText>
        </w:r>
        <w:bookmarkStart w:id="707" w:name="_DV_X54"/>
        <w:bookmarkStart w:id="708" w:name="_DV_C61"/>
        <w:bookmarkEnd w:id="705"/>
        <w:r w:rsidRPr="00174718" w:rsidDel="00687D7F">
          <w:rPr>
            <w:rFonts w:ascii="Times New Roman" w:eastAsia="Times New Roman" w:hAnsi="Times New Roman" w:cs="Times New Roman"/>
            <w:sz w:val="24"/>
            <w:szCs w:val="20"/>
          </w:rPr>
          <w:delText xml:space="preserve"> a new or changed Designated Resource that is a wind generation plant</w:delText>
        </w:r>
        <w:bookmarkStart w:id="709" w:name="_DV_C62"/>
        <w:bookmarkEnd w:id="707"/>
        <w:bookmarkEnd w:id="708"/>
        <w:r w:rsidRPr="00174718" w:rsidDel="00687D7F">
          <w:rPr>
            <w:rFonts w:ascii="Times New Roman" w:eastAsia="Times New Roman" w:hAnsi="Times New Roman" w:cs="Times New Roman"/>
            <w:sz w:val="24"/>
            <w:szCs w:val="20"/>
          </w:rPr>
          <w:delText xml:space="preserve">.  </w:delText>
        </w:r>
        <w:bookmarkEnd w:id="709"/>
      </w:del>
    </w:p>
    <w:p w14:paraId="1A0B0541" w14:textId="77777777" w:rsidR="00BF5323" w:rsidRPr="00174718" w:rsidRDefault="00BF5323" w:rsidP="00BF5323">
      <w:pPr>
        <w:tabs>
          <w:tab w:val="clear" w:pos="2431"/>
        </w:tabs>
        <w:spacing w:after="0" w:line="360" w:lineRule="auto"/>
        <w:ind w:left="3600" w:hanging="720"/>
        <w:jc w:val="both"/>
        <w:rPr>
          <w:rFonts w:ascii="Times New Roman" w:eastAsia="Times New Roman" w:hAnsi="Times New Roman" w:cs="Times New Roman"/>
          <w:sz w:val="24"/>
          <w:szCs w:val="20"/>
        </w:rPr>
      </w:pPr>
      <w:bookmarkStart w:id="710" w:name="_DV_C64"/>
      <w:r w:rsidRPr="00174718">
        <w:rPr>
          <w:rFonts w:ascii="Times New Roman" w:eastAsia="Times New Roman" w:hAnsi="Times New Roman" w:cs="Times New Roman"/>
          <w:sz w:val="24"/>
          <w:szCs w:val="20"/>
        </w:rPr>
        <w:t>ii</w:t>
      </w:r>
      <w:bookmarkEnd w:id="710"/>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Unless a waiver of the Safe Harbor Cost Limit is granted pursuant to Section III.C, any costs that exceed the Safe Harbor Cost Limit for a transmission service request shall be directly assigned to the Transmission Customer and allocated among the upgrades affected by the transmission service request in accordance with Section V.c of Attachment Z1 of this Tariff.</w:t>
      </w:r>
    </w:p>
    <w:p w14:paraId="33D54D1B"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711" w:name="_DV_C71"/>
      <w:r w:rsidRPr="00174718">
        <w:rPr>
          <w:rFonts w:ascii="Times New Roman" w:eastAsia="Times New Roman" w:hAnsi="Times New Roman" w:cs="Times New Roman"/>
          <w:sz w:val="24"/>
          <w:szCs w:val="20"/>
        </w:rPr>
        <w:t>e.</w:t>
      </w:r>
      <w:r w:rsidRPr="00174718">
        <w:rPr>
          <w:rFonts w:ascii="Times New Roman" w:eastAsia="Times New Roman" w:hAnsi="Times New Roman" w:cs="Times New Roman"/>
          <w:sz w:val="24"/>
          <w:szCs w:val="20"/>
        </w:rPr>
        <w:tab/>
        <w:t xml:space="preserve">Base Plan Upgrade costs eligible for allocation as a result of the granting of a waiver shall be allocated in accordance with Sections III.A.2, III.A.3, or III.A.4, as applicable.  </w:t>
      </w:r>
      <w:bookmarkEnd w:id="711"/>
    </w:p>
    <w:p w14:paraId="18FBCB05"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f.</w:t>
      </w:r>
      <w:r w:rsidRPr="00174718">
        <w:rPr>
          <w:rFonts w:ascii="Times New Roman" w:eastAsia="Times New Roman" w:hAnsi="Times New Roman" w:cs="Times New Roman"/>
          <w:sz w:val="24"/>
          <w:szCs w:val="20"/>
        </w:rPr>
        <w:tab/>
        <w:t>For each transmission service request, the amount of Base Plan Upgrade costs eligible for cost allocation shall be allocated among all Upgrades required to grant the transmission service request based upon the remaining cost after allocation of any Directly Assigned Upgrade Costs in accordance with Section III.B.1(d)(ii) of this Attachment J.</w:t>
      </w:r>
    </w:p>
    <w:p w14:paraId="0EA839D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The Transmission Customer must provide the Transmission Provider the information that the Transmission Provider deems necessary to verify that the new or changed Designated Resource meets conditions in Section III.B.1.a, b and c above.</w:t>
      </w:r>
    </w:p>
    <w:p w14:paraId="66C08BD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r w:rsidRPr="00174718">
        <w:rPr>
          <w:rFonts w:ascii="Times New Roman" w:eastAsia="Times New Roman" w:hAnsi="Times New Roman" w:cs="Times New Roman"/>
          <w:sz w:val="24"/>
          <w:szCs w:val="20"/>
        </w:rPr>
        <w:tab/>
        <w:t>If an upgrade for a new or changed Designated Resource meets the requirements set forth in Section III.B.1.a, b, and c above, the costs up to the $180,000/MW Safe Harbor Cost Limit will be classified as Base Plan Upgrade costs eligible for cost allocation.</w:t>
      </w:r>
    </w:p>
    <w:p w14:paraId="03C22FB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r w:rsidRPr="00174718">
        <w:rPr>
          <w:rFonts w:ascii="Times New Roman" w:eastAsia="Times New Roman" w:hAnsi="Times New Roman" w:cs="Times New Roman"/>
          <w:sz w:val="24"/>
          <w:szCs w:val="20"/>
        </w:rPr>
        <w:tab/>
        <w:t xml:space="preserve">If the conditions set forth in Section III.B.1.a, b, and c above are not met, and the Transmission Customer does not secure a waiver of the relevant condition(s), the costs of the upgrades will be directly assigned to the Transmission Customer.  If the costs of upgrades associated with a new or changed Designated Resource exceeds the Safe Harbor Cost Limit and the </w:t>
      </w:r>
      <w:r w:rsidRPr="00174718">
        <w:rPr>
          <w:rFonts w:ascii="Times New Roman" w:eastAsia="Times New Roman" w:hAnsi="Times New Roman" w:cs="Times New Roman"/>
          <w:sz w:val="24"/>
          <w:szCs w:val="20"/>
        </w:rPr>
        <w:lastRenderedPageBreak/>
        <w:t>Transmission Customer does not secure a waiver of that limit, the costs of the upgrades in excess of the limit will be directly assigned to the Transmission Customer.  The Transmission Customer shall receive compensation in accordance with Attachment Z2 to this Tariff for any such directly assigned costs.</w:t>
      </w:r>
    </w:p>
    <w:p w14:paraId="4BAD738B"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C.</w:t>
      </w:r>
      <w:r w:rsidRPr="00174718">
        <w:rPr>
          <w:rFonts w:ascii="Times New Roman" w:eastAsia="Times New Roman" w:hAnsi="Times New Roman" w:cs="Times New Roman"/>
          <w:b/>
          <w:bCs/>
          <w:sz w:val="24"/>
          <w:szCs w:val="20"/>
        </w:rPr>
        <w:tab/>
        <w:t>Waiver of Conditions for Classifying Service Upgrade Costs Associated with Designated Resources As Base Plan Upgrade Costs Eligible for Cost Allocation</w:t>
      </w:r>
    </w:p>
    <w:p w14:paraId="58368332"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1.</w:t>
      </w:r>
      <w:r w:rsidRPr="00174718">
        <w:rPr>
          <w:rFonts w:ascii="Times New Roman" w:eastAsia="Times New Roman" w:hAnsi="Times New Roman" w:cs="Times New Roman"/>
          <w:b/>
          <w:sz w:val="24"/>
          <w:szCs w:val="20"/>
        </w:rPr>
        <w:tab/>
        <w:t>Waiver Process</w:t>
      </w:r>
    </w:p>
    <w:p w14:paraId="3E53FDFD"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If one or more of the conditions in Section III.B.1.a, b, c are not met or if the Base Plan Upgrade cost exceeds the Safe Harbor Cost Limit, the Transmission Customer may seek a waiver from the Transmission Provider in order that the costs of any Service Upgrade(s) that otherwise would be directly assigned to the Transmission Customer may be classified in whole or in part as Base Plan Upgrade costs eligible for cost allocation.</w:t>
      </w:r>
    </w:p>
    <w:p w14:paraId="3743B12C"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To obtain a waiver for the conditions set forth in Section III.B.1.a, b, c, the Transmission Customer must submit a request for a waiver to the Transmission Provider simultaneous with its request for long-term transmission service for the new or changed Designated Resource.  The request for such waiver must be submitted sufficiently in advance of a regularly-scheduled meeting of the SPP Board of Directors that occurs prior to the close of the open season for the Aggregate Facilities Study to allow for review by the Transmission Provider.  Timing for the submittal of a waiver shall be specified in the Transmission Provider’s business practices.</w:t>
      </w:r>
    </w:p>
    <w:p w14:paraId="3AF0ABCB"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Aggregate Facilities Studies performed by the Transmission Provider as part of the Aggregate Transmission Service Study procedure, which is described in Attachment Z1, will determine whether the costs for Service Upgrades associated with a new or changed Designated Resource might exceed the Safe Harbor Cost Limit.  If the Transmission Provider determines that the costs for Service Upgrades associated with a new or changed Designated Resource might exceed the Safe Harbor Cost Limit, the Transmission Provider shall notify the affected Transmission Customer when the Transmission Provider posts the first iteration of </w:t>
      </w:r>
      <w:r w:rsidRPr="00174718">
        <w:rPr>
          <w:rFonts w:ascii="Times New Roman" w:eastAsia="Times New Roman" w:hAnsi="Times New Roman" w:cs="Times New Roman"/>
          <w:sz w:val="24"/>
          <w:szCs w:val="20"/>
        </w:rPr>
        <w:lastRenderedPageBreak/>
        <w:t xml:space="preserve">the associated Facilities Study. The affected Transmission Customer may request a waiver regarding the costs in excess of the Safe Harbor Cost Limit in accordance with Section III.C.2 of Attachment Z1 of this Tariff. </w:t>
      </w:r>
    </w:p>
    <w:p w14:paraId="3DFB572C"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Following the receipt of a request for a waiver, the Transmission Provider will review the request and make a determination on a non-discriminatory basis of whether a waiver should be granted based upon consideration of the factors described in Section III.C.2. of this Attachment.  The Transmission Customer requesting the waiver shall be responsible for the reasonable costs of any studies that the Transmission Provider performs in making its determination.  The Transmission Provider will provide a report and recommendation to the Markets and Operations Policy Committee for each requested waiver.  The Markets and Operations Policy Committee will consider the waiver request and the Transmission Provider’s report and recommendation, and will provide its own recommendation (along with the Transmission Provider’s report and recommendation) regarding each requested waiver to the SPP Board of Directors.  </w:t>
      </w:r>
    </w:p>
    <w:p w14:paraId="6E4C1750"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2.</w:t>
      </w:r>
      <w:r w:rsidRPr="00174718">
        <w:rPr>
          <w:rFonts w:ascii="Times New Roman" w:eastAsia="Times New Roman" w:hAnsi="Times New Roman" w:cs="Times New Roman"/>
          <w:b/>
          <w:bCs/>
          <w:sz w:val="24"/>
          <w:szCs w:val="20"/>
        </w:rPr>
        <w:tab/>
        <w:t>Factors to be Considered in Evaluating Waiver Requests</w:t>
      </w:r>
    </w:p>
    <w:p w14:paraId="78273A37"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Any waiver request submitted by a Transmission Customer pursuant to Section III.C.1. of this Attachment shall be evaluated based upon the following general factors, including but not limited to:</w:t>
      </w:r>
    </w:p>
    <w:p w14:paraId="13F14E6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There are insufficient competitive resource alternatives for one or more Transmission Customers.</w:t>
      </w:r>
    </w:p>
    <w:p w14:paraId="2B58EFE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In the event that the aggregate costs of a Service Upgrade associated with a new or changed Designated Resource exceed the Safe Harbor Cost Limit, (i) those costs up to the level of the Safe Harbor Cost Limit shall be classified as Base Plan Upgrade costs eligible for cost allocation, and (ii) those costs that exceed the Safe Harbor Cost Limit may be classified in whole or in part as Base Plan Upgrade costs eligible for cost allocation taking into account the extent to which the duration of the Transmission Customer’s commitment to the new or changed Designated Resource exceeds the five-year commitment period set forth in paragraph III.B.1. above.</w:t>
      </w:r>
    </w:p>
    <w:p w14:paraId="0DF9274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lastRenderedPageBreak/>
        <w:t>iii.</w:t>
      </w:r>
      <w:r w:rsidRPr="00174718">
        <w:rPr>
          <w:rFonts w:ascii="Times New Roman" w:eastAsia="Times New Roman" w:hAnsi="Times New Roman" w:cs="Times New Roman"/>
          <w:sz w:val="24"/>
          <w:szCs w:val="20"/>
        </w:rPr>
        <w:tab/>
        <w:t>The five-year commitment period for the new or changed Designated Resource may be waived if: (i) the associated Service Upgrade costs are significantly less than the Safe Harbor Cost Limit; or (ii) the associated Service Upgrades provide benefits to other Transmission Customers that would offset in less than five years any costs allocated to them as a result of the upgrade being classified as a Base Plan Upgrade.</w:t>
      </w:r>
    </w:p>
    <w:p w14:paraId="2A64698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iv.</w:t>
      </w:r>
      <w:r w:rsidRPr="00174718">
        <w:rPr>
          <w:rFonts w:ascii="Times New Roman" w:eastAsia="Times New Roman" w:hAnsi="Times New Roman" w:cs="Times New Roman"/>
          <w:sz w:val="24"/>
          <w:szCs w:val="20"/>
        </w:rPr>
        <w:tab/>
        <w:t>If a request for a waiver is received by the Transmission Provider based upon other circumstances, such waiver request shall also be considered pursuant to the waiver process described in Section III.C.1. of this Attachment.</w:t>
      </w:r>
    </w:p>
    <w:p w14:paraId="6931CD6A" w14:textId="77777777" w:rsidR="00BF5323" w:rsidRPr="00174718" w:rsidRDefault="00BF5323" w:rsidP="00BF5323">
      <w:pPr>
        <w:tabs>
          <w:tab w:val="clear" w:pos="2431"/>
        </w:tabs>
        <w:spacing w:after="0" w:line="360" w:lineRule="auto"/>
        <w:ind w:left="144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If the costs of the Service Upgrade(s) required for a new or changed Designated Resource are not eligible for classification as Base Plan Upgrade costs, the Transmission Customer may nevertheless request the construction of such upgrades.  In such event, the costs of such upgrades shall be allocated in accordance with Attachment Z1 to this Tariff.</w:t>
      </w:r>
    </w:p>
    <w:p w14:paraId="36A24622"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b/>
          <w:bCs/>
          <w:sz w:val="24"/>
          <w:szCs w:val="20"/>
        </w:rPr>
      </w:pPr>
      <w:r w:rsidRPr="00174718">
        <w:rPr>
          <w:rFonts w:ascii="Times New Roman" w:eastAsia="Times New Roman" w:hAnsi="Times New Roman" w:cs="Times New Roman"/>
          <w:b/>
          <w:bCs/>
          <w:sz w:val="24"/>
          <w:szCs w:val="20"/>
        </w:rPr>
        <w:t>D.</w:t>
      </w:r>
      <w:r w:rsidRPr="00174718">
        <w:rPr>
          <w:rFonts w:ascii="Times New Roman" w:eastAsia="Times New Roman" w:hAnsi="Times New Roman" w:cs="Times New Roman"/>
          <w:b/>
          <w:bCs/>
          <w:sz w:val="24"/>
          <w:szCs w:val="20"/>
        </w:rPr>
        <w:tab/>
        <w:t xml:space="preserve">Review of Base Plan Allocation Methodology </w:t>
      </w:r>
    </w:p>
    <w:p w14:paraId="0A694C0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The Transmission Provider shall review the reasonableness of the regional allocation methodology and factors (X% and Y%)</w:t>
      </w:r>
      <w:ins w:id="712" w:author="Author" w:date="2024-11-18T11:03:00Z">
        <w:del w:id="713" w:author="Charles Locke" w:date="2025-01-27T17:10:00Z" w16du:dateUtc="2025-01-27T23:10:00Z">
          <w:r w:rsidRPr="00174718" w:rsidDel="00016C48">
            <w:rPr>
              <w:rFonts w:ascii="Times New Roman" w:eastAsia="Times New Roman" w:hAnsi="Times New Roman" w:cs="Times New Roman"/>
              <w:sz w:val="24"/>
              <w:szCs w:val="20"/>
            </w:rPr>
            <w:delText>,</w:delText>
          </w:r>
        </w:del>
      </w:ins>
      <w:r w:rsidRPr="00174718">
        <w:rPr>
          <w:rFonts w:ascii="Times New Roman" w:eastAsia="Times New Roman" w:hAnsi="Times New Roman" w:cs="Times New Roman"/>
          <w:sz w:val="24"/>
          <w:szCs w:val="20"/>
        </w:rPr>
        <w:t xml:space="preserve"> and the zonal </w:t>
      </w:r>
      <w:ins w:id="714" w:author="Author" w:date="2024-11-18T11:03:00Z">
        <w:r w:rsidRPr="00174718">
          <w:rPr>
            <w:rFonts w:ascii="Times New Roman" w:eastAsia="Times New Roman" w:hAnsi="Times New Roman" w:cs="Times New Roman"/>
            <w:sz w:val="24"/>
            <w:szCs w:val="20"/>
          </w:rPr>
          <w:t xml:space="preserve">and </w:t>
        </w:r>
      </w:ins>
      <w:ins w:id="715" w:author="Charles Locke" w:date="2025-01-27T17:09:00Z" w16du:dateUtc="2025-01-27T23:09:00Z">
        <w:r w:rsidRPr="00174718">
          <w:rPr>
            <w:rFonts w:ascii="Times New Roman" w:eastAsia="Times New Roman" w:hAnsi="Times New Roman" w:cs="Times New Roman"/>
            <w:sz w:val="24"/>
            <w:szCs w:val="20"/>
          </w:rPr>
          <w:t>s</w:t>
        </w:r>
      </w:ins>
      <w:ins w:id="716" w:author="Author" w:date="2024-12-03T09:10:00Z">
        <w:r w:rsidRPr="00174718">
          <w:rPr>
            <w:rFonts w:ascii="Times New Roman" w:eastAsia="Times New Roman" w:hAnsi="Times New Roman" w:cs="Times New Roman"/>
            <w:sz w:val="24"/>
            <w:szCs w:val="20"/>
          </w:rPr>
          <w:t>ubregional</w:t>
        </w:r>
      </w:ins>
      <w:ins w:id="717" w:author="Author" w:date="2024-11-18T11:03:00Z">
        <w:r w:rsidRPr="00174718">
          <w:rPr>
            <w:rFonts w:ascii="Times New Roman" w:eastAsia="Times New Roman" w:hAnsi="Times New Roman" w:cs="Times New Roman"/>
            <w:sz w:val="24"/>
            <w:szCs w:val="20"/>
          </w:rPr>
          <w:t xml:space="preserve"> </w:t>
        </w:r>
      </w:ins>
      <w:r w:rsidRPr="00174718">
        <w:rPr>
          <w:rFonts w:ascii="Times New Roman" w:eastAsia="Times New Roman" w:hAnsi="Times New Roman" w:cs="Times New Roman"/>
          <w:sz w:val="24"/>
          <w:szCs w:val="20"/>
        </w:rPr>
        <w:t>allocation methodolog</w:t>
      </w:r>
      <w:del w:id="718" w:author="Author" w:date="2024-11-18T11:03:00Z">
        <w:r w:rsidRPr="00174718" w:rsidDel="005A6EB6">
          <w:rPr>
            <w:rFonts w:ascii="Times New Roman" w:eastAsia="Times New Roman" w:hAnsi="Times New Roman" w:cs="Times New Roman"/>
            <w:sz w:val="24"/>
            <w:szCs w:val="20"/>
          </w:rPr>
          <w:delText>y</w:delText>
        </w:r>
      </w:del>
      <w:ins w:id="719" w:author="Author" w:date="2024-11-18T11:03:00Z">
        <w:r w:rsidRPr="00174718">
          <w:rPr>
            <w:rFonts w:ascii="Times New Roman" w:eastAsia="Times New Roman" w:hAnsi="Times New Roman" w:cs="Times New Roman"/>
            <w:sz w:val="24"/>
            <w:szCs w:val="20"/>
          </w:rPr>
          <w:t>ies</w:t>
        </w:r>
      </w:ins>
      <w:r w:rsidRPr="00174718">
        <w:rPr>
          <w:rFonts w:ascii="Times New Roman" w:eastAsia="Times New Roman" w:hAnsi="Times New Roman" w:cs="Times New Roman"/>
          <w:sz w:val="24"/>
          <w:szCs w:val="20"/>
        </w:rPr>
        <w:t xml:space="preserve"> at least once every six years in accordance with this Section III.D.  The Transmission Provider and/or the Regional State Committee may initiate such review at any time.  Any change in the regional allocation methodology and factors or the zonal </w:t>
      </w:r>
      <w:ins w:id="720" w:author="Charles Locke" w:date="2025-01-27T17:11:00Z" w16du:dateUtc="2025-01-27T23:11:00Z">
        <w:r w:rsidRPr="00174718">
          <w:rPr>
            <w:rFonts w:ascii="Times New Roman" w:eastAsia="Times New Roman" w:hAnsi="Times New Roman" w:cs="Times New Roman"/>
            <w:sz w:val="24"/>
            <w:szCs w:val="20"/>
          </w:rPr>
          <w:t>and/</w:t>
        </w:r>
      </w:ins>
      <w:ins w:id="721" w:author="Author" w:date="2024-11-18T11:04:00Z">
        <w:r w:rsidRPr="00174718">
          <w:rPr>
            <w:rFonts w:ascii="Times New Roman" w:eastAsia="Times New Roman" w:hAnsi="Times New Roman" w:cs="Times New Roman"/>
            <w:sz w:val="24"/>
            <w:szCs w:val="20"/>
          </w:rPr>
          <w:t xml:space="preserve">or </w:t>
        </w:r>
      </w:ins>
      <w:ins w:id="722" w:author="Charles Locke" w:date="2025-01-27T17:10:00Z" w16du:dateUtc="2025-01-27T23:10:00Z">
        <w:r w:rsidRPr="00174718">
          <w:rPr>
            <w:rFonts w:ascii="Times New Roman" w:eastAsia="Times New Roman" w:hAnsi="Times New Roman" w:cs="Times New Roman"/>
            <w:sz w:val="24"/>
            <w:szCs w:val="20"/>
          </w:rPr>
          <w:t>s</w:t>
        </w:r>
      </w:ins>
      <w:ins w:id="723" w:author="Author" w:date="2024-12-03T09:10:00Z">
        <w:r w:rsidRPr="00174718">
          <w:rPr>
            <w:rFonts w:ascii="Times New Roman" w:eastAsia="Times New Roman" w:hAnsi="Times New Roman" w:cs="Times New Roman"/>
            <w:sz w:val="24"/>
            <w:szCs w:val="20"/>
          </w:rPr>
          <w:t>ubregional</w:t>
        </w:r>
      </w:ins>
      <w:ins w:id="724" w:author="Author" w:date="2024-11-18T11:04:00Z">
        <w:r w:rsidRPr="00174718">
          <w:rPr>
            <w:rFonts w:ascii="Times New Roman" w:eastAsia="Times New Roman" w:hAnsi="Times New Roman" w:cs="Times New Roman"/>
            <w:sz w:val="24"/>
            <w:szCs w:val="20"/>
          </w:rPr>
          <w:t xml:space="preserve"> </w:t>
        </w:r>
      </w:ins>
      <w:r w:rsidRPr="00174718">
        <w:rPr>
          <w:rFonts w:ascii="Times New Roman" w:eastAsia="Times New Roman" w:hAnsi="Times New Roman" w:cs="Times New Roman"/>
          <w:sz w:val="24"/>
          <w:szCs w:val="20"/>
        </w:rPr>
        <w:t>allocation methodology</w:t>
      </w:r>
      <w:ins w:id="725" w:author="Author" w:date="2024-11-18T11:04:00Z">
        <w:r w:rsidRPr="00174718">
          <w:rPr>
            <w:rFonts w:ascii="Times New Roman" w:eastAsia="Times New Roman" w:hAnsi="Times New Roman" w:cs="Times New Roman"/>
            <w:sz w:val="24"/>
            <w:szCs w:val="20"/>
          </w:rPr>
          <w:t>(ies)</w:t>
        </w:r>
      </w:ins>
      <w:r w:rsidRPr="00174718">
        <w:rPr>
          <w:rFonts w:ascii="Times New Roman" w:eastAsia="Times New Roman" w:hAnsi="Times New Roman" w:cs="Times New Roman"/>
          <w:sz w:val="24"/>
          <w:szCs w:val="20"/>
        </w:rPr>
        <w:t xml:space="preserve"> shall be filed with the Commission.</w:t>
      </w:r>
    </w:p>
    <w:p w14:paraId="0496CC4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 xml:space="preserve">For each review conducted in accordance with Section III.D.1, the Transmission Provider shall determine the cost allocation impacts of Base Plan Upgrades approved for construction after June 19, 2010 to each pricing Zone within the SPP Region as identified in the methodology in Section III.D.4.  The Transmission Provider in collaboration with the Regional State Committee shall determine the cost allocation impacts utilizing the analysis specified in Section III.7.d of Attachment O and the results produced by the </w:t>
      </w:r>
      <w:r w:rsidRPr="00174718">
        <w:rPr>
          <w:rFonts w:ascii="Times New Roman" w:eastAsia="Times New Roman" w:hAnsi="Times New Roman" w:cs="Times New Roman"/>
          <w:sz w:val="24"/>
          <w:szCs w:val="20"/>
        </w:rPr>
        <w:lastRenderedPageBreak/>
        <w:t>analytical methods defined pursuant to Section III.D.4(i) of this Attachment J.</w:t>
      </w:r>
    </w:p>
    <w:p w14:paraId="2826FBC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r w:rsidRPr="00174718">
        <w:rPr>
          <w:rFonts w:ascii="Times New Roman" w:eastAsia="Times New Roman" w:hAnsi="Times New Roman" w:cs="Times New Roman"/>
          <w:sz w:val="24"/>
          <w:szCs w:val="20"/>
        </w:rPr>
        <w:tab/>
        <w:t>The Transmission Provider shall review the results of the cost allocation analysis with SPP’s Regional Tariff Working Group, Markets and Operations Policy Committee, and the Regional State Committee.  The Transmission Provider shall publish the results of the cost allocation impact analysis and any corresponding presentations on the SPP website.</w:t>
      </w:r>
    </w:p>
    <w:p w14:paraId="7A951E02"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r w:rsidRPr="00174718">
        <w:rPr>
          <w:rFonts w:ascii="Times New Roman" w:eastAsia="Times New Roman" w:hAnsi="Times New Roman" w:cs="Times New Roman"/>
          <w:sz w:val="24"/>
          <w:szCs w:val="20"/>
        </w:rPr>
        <w:tab/>
        <w:t>The Transmission Provider shall request the Regional State Committee provide its recommendations, if any, to adjust or change the costs allocated under this Attachment J if the results of the analysis show an imbalanced cost allocation in one or more Zones</w:t>
      </w:r>
      <w:ins w:id="726" w:author="Author" w:date="2024-11-18T11:06:00Z">
        <w:r w:rsidRPr="00174718">
          <w:rPr>
            <w:rFonts w:ascii="Times New Roman" w:eastAsia="Times New Roman" w:hAnsi="Times New Roman" w:cs="Times New Roman"/>
            <w:sz w:val="24"/>
            <w:szCs w:val="20"/>
          </w:rPr>
          <w:t xml:space="preserve"> or Subregions</w:t>
        </w:r>
      </w:ins>
      <w:r w:rsidRPr="00174718">
        <w:rPr>
          <w:rFonts w:ascii="Times New Roman" w:eastAsia="Times New Roman" w:hAnsi="Times New Roman" w:cs="Times New Roman"/>
          <w:sz w:val="24"/>
          <w:szCs w:val="20"/>
        </w:rPr>
        <w:t>.</w:t>
      </w:r>
    </w:p>
    <w:p w14:paraId="45AD3F71"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 xml:space="preserve">One year prior to the cost allocation impact analysis the Markets and Operations Policy Committee and Regional State Committee will define the analytical methods to be used to report under this Section III.D and suggest adjustments to the Regional State Committee and Board of Directors on any imbalanced zonal </w:t>
      </w:r>
      <w:ins w:id="727" w:author="Author" w:date="2024-11-18T11:06:00Z">
        <w:r w:rsidRPr="00174718">
          <w:rPr>
            <w:rFonts w:ascii="Times New Roman" w:eastAsia="Times New Roman" w:hAnsi="Times New Roman" w:cs="Times New Roman"/>
            <w:sz w:val="24"/>
            <w:szCs w:val="20"/>
          </w:rPr>
          <w:t xml:space="preserve">or </w:t>
        </w:r>
      </w:ins>
      <w:ins w:id="728" w:author="Charles Locke" w:date="2025-01-27T17:05:00Z" w16du:dateUtc="2025-01-27T23:05:00Z">
        <w:r w:rsidRPr="00174718">
          <w:rPr>
            <w:rFonts w:ascii="Times New Roman" w:eastAsia="Times New Roman" w:hAnsi="Times New Roman" w:cs="Times New Roman"/>
            <w:sz w:val="24"/>
            <w:szCs w:val="20"/>
          </w:rPr>
          <w:t>s</w:t>
        </w:r>
      </w:ins>
      <w:ins w:id="729" w:author="Author" w:date="2024-12-03T09:10:00Z">
        <w:r w:rsidRPr="00174718">
          <w:rPr>
            <w:rFonts w:ascii="Times New Roman" w:eastAsia="Times New Roman" w:hAnsi="Times New Roman" w:cs="Times New Roman"/>
            <w:sz w:val="24"/>
            <w:szCs w:val="20"/>
          </w:rPr>
          <w:t>ubregional</w:t>
        </w:r>
      </w:ins>
      <w:ins w:id="730" w:author="Author" w:date="2024-11-18T11:06:00Z">
        <w:r w:rsidRPr="00174718">
          <w:rPr>
            <w:rFonts w:ascii="Times New Roman" w:eastAsia="Times New Roman" w:hAnsi="Times New Roman" w:cs="Times New Roman"/>
            <w:sz w:val="24"/>
            <w:szCs w:val="20"/>
          </w:rPr>
          <w:t xml:space="preserve"> </w:t>
        </w:r>
      </w:ins>
      <w:r w:rsidRPr="00174718">
        <w:rPr>
          <w:rFonts w:ascii="Times New Roman" w:eastAsia="Times New Roman" w:hAnsi="Times New Roman" w:cs="Times New Roman"/>
          <w:sz w:val="24"/>
          <w:szCs w:val="20"/>
        </w:rPr>
        <w:t>cost allocation</w:t>
      </w:r>
      <w:ins w:id="731" w:author="Author" w:date="2024-11-18T11:06:00Z">
        <w:r w:rsidRPr="00174718">
          <w:rPr>
            <w:rFonts w:ascii="Times New Roman" w:eastAsia="Times New Roman" w:hAnsi="Times New Roman" w:cs="Times New Roman"/>
            <w:sz w:val="24"/>
            <w:szCs w:val="20"/>
          </w:rPr>
          <w:t>(s)</w:t>
        </w:r>
      </w:ins>
      <w:r w:rsidRPr="00174718">
        <w:rPr>
          <w:rFonts w:ascii="Times New Roman" w:eastAsia="Times New Roman" w:hAnsi="Times New Roman" w:cs="Times New Roman"/>
          <w:sz w:val="24"/>
          <w:szCs w:val="20"/>
        </w:rPr>
        <w:t xml:space="preserve"> in the SPP footprint; and</w:t>
      </w:r>
    </w:p>
    <w:p w14:paraId="2267B0B0"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 xml:space="preserve">Starting in 2015 and at any time thereafter, any member company that feels that it has an imbalanced cost allocation may request relief through the Markets and Operations Policy Committee.  The Markets and Operations Policy Committee </w:t>
      </w:r>
      <w:r w:rsidRPr="00174718">
        <w:rPr>
          <w:rFonts w:ascii="Times New Roman" w:eastAsia="Times New Roman" w:hAnsi="Times New Roman" w:cs="Times New Roman"/>
          <w:color w:val="000000"/>
          <w:sz w:val="24"/>
          <w:szCs w:val="20"/>
        </w:rPr>
        <w:t>recommendation, if any, will be forwarded with the request for relief</w:t>
      </w:r>
      <w:r w:rsidRPr="00174718">
        <w:rPr>
          <w:rFonts w:ascii="Times New Roman" w:eastAsia="Times New Roman" w:hAnsi="Times New Roman" w:cs="Times New Roman"/>
          <w:sz w:val="24"/>
          <w:szCs w:val="20"/>
        </w:rPr>
        <w:t xml:space="preserve"> to the Regional State Committee and Board of Directors for review.  </w:t>
      </w:r>
    </w:p>
    <w:p w14:paraId="7EF21338"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r w:rsidRPr="00174718">
        <w:rPr>
          <w:rFonts w:ascii="Times New Roman" w:eastAsia="Times New Roman" w:hAnsi="Times New Roman" w:cs="Times New Roman"/>
          <w:sz w:val="24"/>
          <w:szCs w:val="20"/>
        </w:rPr>
        <w:tab/>
        <w:t>In accordance with the SPP Bylaws, the SPP Board of Directors will initiate the appropriate actions, including any necessary filings with the Commission, consistent with the Regional State Committee recommendations.</w:t>
      </w:r>
    </w:p>
    <w:p w14:paraId="27D84FE5" w14:textId="77777777" w:rsidR="00BF5323" w:rsidRPr="00174718" w:rsidRDefault="00BF5323" w:rsidP="00BF5323">
      <w:pPr>
        <w:tabs>
          <w:tab w:val="clear" w:pos="2431"/>
        </w:tabs>
        <w:spacing w:after="0"/>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br w:type="page"/>
      </w:r>
    </w:p>
    <w:p w14:paraId="307DC41B" w14:textId="77777777" w:rsidR="00BF5323" w:rsidRPr="00174718" w:rsidRDefault="00BF5323" w:rsidP="00BF5323">
      <w:pPr>
        <w:tabs>
          <w:tab w:val="clear" w:pos="2431"/>
        </w:tabs>
        <w:ind w:left="720" w:hanging="720"/>
        <w:jc w:val="both"/>
        <w:outlineLvl w:val="1"/>
        <w:rPr>
          <w:rFonts w:ascii="Times New Roman" w:eastAsia="Times New Roman" w:hAnsi="Times New Roman" w:cs="Times New Roman"/>
          <w:b/>
          <w:snapToGrid w:val="0"/>
          <w:sz w:val="24"/>
          <w:szCs w:val="20"/>
        </w:rPr>
      </w:pPr>
      <w:r w:rsidRPr="00174718">
        <w:rPr>
          <w:rFonts w:ascii="Times New Roman" w:eastAsia="Times New Roman" w:hAnsi="Times New Roman" w:cs="Times New Roman"/>
          <w:b/>
          <w:snapToGrid w:val="0"/>
          <w:sz w:val="24"/>
          <w:szCs w:val="20"/>
        </w:rPr>
        <w:lastRenderedPageBreak/>
        <w:t>VII.</w:t>
      </w:r>
      <w:r w:rsidRPr="00174718">
        <w:rPr>
          <w:rFonts w:ascii="Times New Roman" w:eastAsia="Times New Roman" w:hAnsi="Times New Roman" w:cs="Times New Roman"/>
          <w:b/>
          <w:snapToGrid w:val="0"/>
          <w:sz w:val="24"/>
          <w:szCs w:val="20"/>
        </w:rPr>
        <w:tab/>
        <w:t>Treatment of Upgrades that Permit Deferral or Displacement of Network Upgrades</w:t>
      </w:r>
    </w:p>
    <w:p w14:paraId="63D9175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A.</w:t>
      </w:r>
      <w:r w:rsidRPr="00174718">
        <w:rPr>
          <w:rFonts w:ascii="Times New Roman" w:eastAsia="Times New Roman" w:hAnsi="Times New Roman" w:cs="Times New Roman"/>
          <w:b/>
          <w:sz w:val="24"/>
          <w:szCs w:val="20"/>
        </w:rPr>
        <w:tab/>
        <w:t xml:space="preserve">Deferred Upgrade </w:t>
      </w:r>
    </w:p>
    <w:p w14:paraId="1A60AAFD"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In the case of a Base Plan Upgrade, an upgrade that is part of an approved Balanced Portfolio, a Zonal Reliability Upgrade, or a Service Upgrade that may be deferred (“Deferred Upgrade”) as a result of a proposed Network Upgrade, the achievable Accredited Revenue Requirements shall be equal to the time value of the affected Transmission Owner’s(s’) revenue requirement(s) for the Deferred Upgrade over the period of the deferral, calculated as follows:</w:t>
      </w:r>
    </w:p>
    <w:p w14:paraId="098C6B9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 xml:space="preserve">A Transmission Owner’s annual revenue requirement for a Deferred Upgrade shall be determined using the same method as is used by the Transmission Owner to calculate its revenue requirement for transmission facilities for other purposes, but applying that method to the projected incremental investment in the Deferred Upgrade.  </w:t>
      </w:r>
    </w:p>
    <w:p w14:paraId="6B08B58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 xml:space="preserve">The time value of the deferral shall be calculated by discounting to present value the accredited annual revenue requirements for each individual year in the deferral period and summing the resulting values.  For each individual year in the deferral period, the time value of the deferral will be determined by discounting the annual revenue requirement for that year first from January 1 of that year and then from December 31 of that year, summing the two resulting values, and dividing by two.  For any partial year encompassed by the deferral period, the time value of the deferral shall be calculated in the same manner as indicated in the immediately preceding sentence, except that the resulting value will be pro-rated based on the number of months in the partial year divided by 12.  </w:t>
      </w:r>
    </w:p>
    <w:p w14:paraId="4829F4C8"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B.</w:t>
      </w:r>
      <w:r w:rsidRPr="00174718">
        <w:rPr>
          <w:rFonts w:ascii="Times New Roman" w:eastAsia="Times New Roman" w:hAnsi="Times New Roman" w:cs="Times New Roman"/>
          <w:b/>
          <w:sz w:val="24"/>
          <w:szCs w:val="20"/>
        </w:rPr>
        <w:tab/>
        <w:t xml:space="preserve">Displaced Upgrade </w:t>
      </w:r>
    </w:p>
    <w:p w14:paraId="0CA08197"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In the case of a Base Plan Upgrade, an upgrade that is part of an approved Balanced Portfolio, a Zonal Reliability Upgrade, or a Service Upgrade  that may be displaced (“Displaced Upgrade”) as a result of a proposed Network Upgrade, the achievable Accredited Revenue Requirements shall be equal to the time value of the affected Transmission Owner’s(s’) revenue requirement(s) for the Displaced Upgrade over the expected service life of the facility that is displaced.  The methodology for calculating the </w:t>
      </w:r>
      <w:r w:rsidRPr="00174718">
        <w:rPr>
          <w:rFonts w:ascii="Times New Roman" w:eastAsia="Times New Roman" w:hAnsi="Times New Roman" w:cs="Times New Roman"/>
          <w:sz w:val="24"/>
          <w:szCs w:val="20"/>
        </w:rPr>
        <w:lastRenderedPageBreak/>
        <w:t xml:space="preserve">Accredited Revenue Requirements shall be the same as set forth in Section VII.A. of this Attachment, except that the expected service life of the facility shall be substituted for the deferral period in all instances. </w:t>
      </w:r>
    </w:p>
    <w:p w14:paraId="049824AC"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C.</w:t>
      </w:r>
      <w:r w:rsidRPr="00174718">
        <w:rPr>
          <w:rFonts w:ascii="Times New Roman" w:eastAsia="Times New Roman" w:hAnsi="Times New Roman" w:cs="Times New Roman"/>
          <w:b/>
          <w:sz w:val="24"/>
          <w:szCs w:val="20"/>
        </w:rPr>
        <w:tab/>
        <w:t>Application of Accredited Revenue Requirements</w:t>
      </w:r>
    </w:p>
    <w:p w14:paraId="5BC39168" w14:textId="77777777" w:rsidR="00BF5323" w:rsidRPr="00174718" w:rsidRDefault="00BF5323" w:rsidP="00BF5323">
      <w:pPr>
        <w:tabs>
          <w:tab w:val="clear" w:pos="2431"/>
        </w:tabs>
        <w:spacing w:after="0" w:line="360" w:lineRule="auto"/>
        <w:ind w:left="720"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Transmission Provider shall calculate the Accredited Revenue Requirements that are achievable due to a Deferred Upgrade or Displaced Upgrade.  The Accredited Revenue Requirements shall be based on the estimated project costs for the approved upgrade which is deferred or displaced.  </w:t>
      </w:r>
    </w:p>
    <w:p w14:paraId="78AE221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If a proposed Network Upgrade defers or displaces the need for a Base Plan Upgrade associated with a new or changed Designated Resources for which there are Directly Assigned Upgrade Costs, the Accredited Revenue Requirements related to Base Plan Upgrade charges shall only include the costs that are allocated to the Base Plan Zonal Annual Transmission Revenue Requirement</w:t>
      </w:r>
      <w:ins w:id="732" w:author="Don Frerking" w:date="2025-02-04T16:37:00Z" w16du:dateUtc="2025-02-04T22:37:00Z">
        <w:r w:rsidRPr="00174718">
          <w:rPr>
            <w:rFonts w:ascii="Times New Roman" w:eastAsia="Times New Roman" w:hAnsi="Times New Roman" w:cs="Times New Roman"/>
            <w:sz w:val="24"/>
            <w:szCs w:val="20"/>
          </w:rPr>
          <w:t>,</w:t>
        </w:r>
      </w:ins>
      <w:ins w:id="733" w:author="Don Frerking" w:date="2025-02-04T16:17:00Z" w16du:dateUtc="2025-02-04T22:17:00Z">
        <w:r w:rsidRPr="00174718">
          <w:rPr>
            <w:rFonts w:ascii="Times New Roman" w:eastAsia="Times New Roman" w:hAnsi="Times New Roman" w:cs="Times New Roman"/>
            <w:sz w:val="24"/>
            <w:szCs w:val="20"/>
          </w:rPr>
          <w:t xml:space="preserve"> </w:t>
        </w:r>
      </w:ins>
      <w:ins w:id="734" w:author="Charles Locke" w:date="2025-02-05T12:14:00Z" w16du:dateUtc="2025-02-05T18:14:00Z">
        <w:r w:rsidRPr="00174718">
          <w:rPr>
            <w:rFonts w:ascii="Times New Roman" w:eastAsia="Times New Roman" w:hAnsi="Times New Roman" w:cs="Times New Roman"/>
            <w:sz w:val="24"/>
            <w:szCs w:val="20"/>
          </w:rPr>
          <w:t xml:space="preserve">the </w:t>
        </w:r>
      </w:ins>
      <w:ins w:id="735" w:author="Don Frerking" w:date="2025-02-04T16:17:00Z" w16du:dateUtc="2025-02-04T22:17:00Z">
        <w:r w:rsidRPr="00174718">
          <w:rPr>
            <w:rFonts w:ascii="Times New Roman" w:eastAsia="Times New Roman" w:hAnsi="Times New Roman" w:cs="Times New Roman"/>
            <w:sz w:val="24"/>
            <w:szCs w:val="20"/>
          </w:rPr>
          <w:t>Subregional Annual Transmission Revenue Requirement</w:t>
        </w:r>
      </w:ins>
      <w:ins w:id="736" w:author="Don Frerking" w:date="2025-02-04T16:18:00Z" w16du:dateUtc="2025-02-04T22:18:00Z">
        <w:r w:rsidRPr="00174718">
          <w:rPr>
            <w:rFonts w:ascii="Times New Roman" w:eastAsia="Times New Roman" w:hAnsi="Times New Roman" w:cs="Times New Roman"/>
            <w:sz w:val="24"/>
            <w:szCs w:val="20"/>
          </w:rPr>
          <w:t>,</w:t>
        </w:r>
      </w:ins>
      <w:r w:rsidRPr="00174718">
        <w:rPr>
          <w:rFonts w:ascii="Times New Roman" w:eastAsia="Times New Roman" w:hAnsi="Times New Roman" w:cs="Times New Roman"/>
          <w:sz w:val="24"/>
          <w:szCs w:val="20"/>
        </w:rPr>
        <w:t xml:space="preserve"> and the Base Plan Region-wide Annual Transmission Revenue Requirement.</w:t>
      </w:r>
    </w:p>
    <w:p w14:paraId="4B5EA7F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If a proposed Network Upgrade defers or displaces the need for an upgrade that is part of an approved Balanced Portfolio, the Accredited Revenue Requirements related to Balanced Portfolio charges shall only include the costs that are allocated to the Balanced Portfolio Region-wide Annual Transmission Revenue Requirement.</w:t>
      </w:r>
    </w:p>
    <w:p w14:paraId="095F9AD0"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3.</w:t>
      </w:r>
      <w:r w:rsidRPr="00174718">
        <w:rPr>
          <w:rFonts w:ascii="Times New Roman" w:eastAsia="Times New Roman" w:hAnsi="Times New Roman" w:cs="Times New Roman"/>
          <w:sz w:val="24"/>
          <w:szCs w:val="20"/>
        </w:rPr>
        <w:tab/>
        <w:t>If a proposed Network Upgrade defers or displaces the need for a Zonal Reliability Upgrade, the Accredited Revenue Requirements related to Zonal Reliability Upgrade charges shall only include the costs that are assigned to the Zonal Annual Transmission Revenue Requirement.</w:t>
      </w:r>
    </w:p>
    <w:p w14:paraId="33C2C161"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r w:rsidRPr="00174718">
        <w:rPr>
          <w:rFonts w:ascii="Times New Roman" w:eastAsia="Times New Roman" w:hAnsi="Times New Roman" w:cs="Times New Roman"/>
          <w:sz w:val="24"/>
          <w:szCs w:val="20"/>
        </w:rPr>
        <w:tab/>
        <w:t xml:space="preserve">If a proposed Network Upgrade defers or displaces the need for a Service Upgrade required to provide Long-Term Firm Point-to-Point Transmission Service, the Accredited Revenue Requirements related to the transmission service charges shall only include the expected increase in revenue that can be distributed through Section II.C of Attachment L to this Tariff, for </w:t>
      </w:r>
      <w:r w:rsidRPr="00174718">
        <w:rPr>
          <w:rFonts w:ascii="Times New Roman" w:eastAsia="Times New Roman" w:hAnsi="Times New Roman" w:cs="Times New Roman"/>
          <w:sz w:val="24"/>
          <w:szCs w:val="20"/>
        </w:rPr>
        <w:lastRenderedPageBreak/>
        <w:t>service under Schedule 7, as a result of displacement or deferral of the Service Upgrade.</w:t>
      </w:r>
    </w:p>
    <w:p w14:paraId="51817955"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D.</w:t>
      </w:r>
      <w:r w:rsidRPr="00174718">
        <w:rPr>
          <w:rFonts w:ascii="Times New Roman" w:eastAsia="Times New Roman" w:hAnsi="Times New Roman" w:cs="Times New Roman"/>
          <w:b/>
          <w:sz w:val="24"/>
          <w:szCs w:val="20"/>
        </w:rPr>
        <w:tab/>
        <w:t>Assignment and Recovery of Accredited Revenue Requirements</w:t>
      </w:r>
    </w:p>
    <w:p w14:paraId="6F189C93"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1.</w:t>
      </w:r>
      <w:r w:rsidRPr="00174718">
        <w:rPr>
          <w:rFonts w:ascii="Times New Roman" w:eastAsia="Times New Roman" w:hAnsi="Times New Roman" w:cs="Times New Roman"/>
          <w:sz w:val="24"/>
          <w:szCs w:val="20"/>
        </w:rPr>
        <w:tab/>
        <w:t>For a proposed Network Upgrade, other than an upgrade included in a Balanced Portfolio, that results in a Deferred Upgrade or Displaced Upgrade:</w:t>
      </w:r>
    </w:p>
    <w:p w14:paraId="1E3BA66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The entity responsible for paying the cost of the Network Upgrade shall be responsible for any positive difference between the present value of the total costs for its upgrade and the present value of the Accredited Revenue Requirements.</w:t>
      </w:r>
    </w:p>
    <w:p w14:paraId="716C29D0"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The Accredited Revenue Requirements of the deferred or displaced upgrades shall be recovered through charges specified in:</w:t>
      </w:r>
    </w:p>
    <w:p w14:paraId="5D8D13AF"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Section III.A of this Attachment for deferred or displaced Base Plan Upgrades;</w:t>
      </w:r>
    </w:p>
    <w:p w14:paraId="08391BFC"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Section IV of this Attachment for deferred or displaced upgrades associated with a Balanced Portfolio;</w:t>
      </w:r>
    </w:p>
    <w:p w14:paraId="11F34C3F"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Section V.D of this Attachment for deferred or displaced Zonal Reliability Upgrades; and</w:t>
      </w:r>
    </w:p>
    <w:p w14:paraId="3DC0BB1E"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r w:rsidRPr="00174718">
        <w:rPr>
          <w:rFonts w:ascii="Times New Roman" w:eastAsia="Times New Roman" w:hAnsi="Times New Roman" w:cs="Times New Roman"/>
          <w:sz w:val="24"/>
          <w:szCs w:val="20"/>
        </w:rPr>
        <w:tab/>
        <w:t>Section V.B. of this Attachment for deferred or displaced Service Upgrades.</w:t>
      </w:r>
    </w:p>
    <w:p w14:paraId="25D74A8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iii.</w:t>
      </w:r>
      <w:r w:rsidRPr="00174718">
        <w:rPr>
          <w:rFonts w:ascii="Times New Roman" w:eastAsia="Times New Roman" w:hAnsi="Times New Roman" w:cs="Times New Roman"/>
          <w:sz w:val="24"/>
          <w:szCs w:val="20"/>
        </w:rPr>
        <w:tab/>
        <w:t xml:space="preserve">The calculations for determining the Accredited Revenue Requirements shall be filed with the Commission by the Transmission Provider prior to the imposition of any charges or credits hereunder.  </w:t>
      </w:r>
    </w:p>
    <w:p w14:paraId="4F524A8C"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t>The costs of the upgrades included in an approved Balanced Portfolio that result in a Deferred Upgrade or Displaced Upgrade shall be included in the Balanced Portfolio Region-wide Annual Transmission Revenue Requirement and shall be recovered through the Region-wide Charge.</w:t>
      </w:r>
    </w:p>
    <w:p w14:paraId="2302B73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 xml:space="preserve">The costs of a Network Upgrade that is deferred or displaced by the upgrades included in an approved Balanced Portfolio shall not be recovered through the original recovery mechanism for such upgrade. </w:t>
      </w:r>
    </w:p>
    <w:p w14:paraId="3A3BE1C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 xml:space="preserve">In the evaluation of the benefits of the Balanced Portfolio as specified in Section IV.4.d of Attachment O to this Tariff, the Accredited Revenue </w:t>
      </w:r>
      <w:r w:rsidRPr="00174718">
        <w:rPr>
          <w:rFonts w:ascii="Times New Roman" w:eastAsia="Times New Roman" w:hAnsi="Times New Roman" w:cs="Times New Roman"/>
          <w:sz w:val="24"/>
          <w:szCs w:val="20"/>
        </w:rPr>
        <w:lastRenderedPageBreak/>
        <w:t>Requirements associated with the deferred or displaced Base Plan Upgrade(s), Zonal Reliability Upgrade(s) and Service Upgrade(s) shall be treated as benefits to the Zones to which those Accredited Revenue Requirements are distributed or would have been otherwise assigned or recovered as specified in:</w:t>
      </w:r>
    </w:p>
    <w:p w14:paraId="26520BA7"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Section III.A of this Attachment for deferred or displaced Base Plan Upgrades;</w:t>
      </w:r>
    </w:p>
    <w:p w14:paraId="3495D684"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Section V.D of this Attachment for deferred or displaced Zonal Reliability Upgrades; and</w:t>
      </w:r>
    </w:p>
    <w:p w14:paraId="73535F6A"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Section II.C of Attachment L for service under Schedule 7 for deferred or displaced Service Upgrades.</w:t>
      </w:r>
      <w:r w:rsidRPr="00174718">
        <w:rPr>
          <w:rFonts w:ascii="Times New Roman" w:eastAsia="Times New Roman" w:hAnsi="Times New Roman" w:cs="Times New Roman"/>
          <w:i/>
          <w:sz w:val="24"/>
          <w:szCs w:val="20"/>
        </w:rPr>
        <w:t xml:space="preserve"> </w:t>
      </w:r>
    </w:p>
    <w:p w14:paraId="60806110"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381890E2"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sectPr w:rsidR="00BF5323" w:rsidRPr="00174718" w:rsidSect="00BF5323">
          <w:headerReference w:type="even" r:id="rId51"/>
          <w:footerReference w:type="even" r:id="rId52"/>
          <w:pgSz w:w="12240" w:h="15840" w:code="1"/>
          <w:pgMar w:top="1440" w:right="1440" w:bottom="1296" w:left="1440" w:header="720" w:footer="720" w:gutter="0"/>
          <w:paperSrc w:first="7" w:other="7"/>
          <w:cols w:space="720"/>
          <w:titlePg/>
        </w:sectPr>
      </w:pPr>
    </w:p>
    <w:p w14:paraId="217B016D"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bookmarkStart w:id="737" w:name="_GoBack_12"/>
      <w:bookmarkEnd w:id="737"/>
      <w:r w:rsidRPr="00174718">
        <w:rPr>
          <w:rFonts w:ascii="Times New Roman" w:eastAsia="Times New Roman" w:hAnsi="Times New Roman" w:cs="Times New Roman"/>
          <w:b/>
          <w:caps/>
          <w:snapToGrid w:val="0"/>
          <w:sz w:val="24"/>
          <w:szCs w:val="20"/>
        </w:rPr>
        <w:lastRenderedPageBreak/>
        <w:t>ATTACHMENT L</w:t>
      </w:r>
    </w:p>
    <w:p w14:paraId="06F2657A"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t>Treatment of Revenues</w:t>
      </w:r>
    </w:p>
    <w:p w14:paraId="1C2BB99C" w14:textId="77777777" w:rsidR="00BF5323" w:rsidRPr="00174718" w:rsidRDefault="00BF5323" w:rsidP="00BF5323">
      <w:pPr>
        <w:tabs>
          <w:tab w:val="clear" w:pos="2431"/>
        </w:tabs>
        <w:spacing w:after="0"/>
        <w:jc w:val="both"/>
        <w:rPr>
          <w:rFonts w:ascii="Times New Roman" w:eastAsia="Times New Roman" w:hAnsi="Times New Roman" w:cs="Times New Roman"/>
          <w:b/>
          <w:sz w:val="24"/>
          <w:szCs w:val="20"/>
        </w:rPr>
      </w:pPr>
    </w:p>
    <w:p w14:paraId="547C69AA"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p>
    <w:p w14:paraId="43EE9059"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sectPr w:rsidR="00BF5323" w:rsidRPr="00174718" w:rsidSect="00BF5323">
          <w:headerReference w:type="even" r:id="rId53"/>
          <w:headerReference w:type="default" r:id="rId54"/>
          <w:footerReference w:type="even" r:id="rId55"/>
          <w:footerReference w:type="default" r:id="rId56"/>
          <w:pgSz w:w="12240" w:h="15840" w:code="1"/>
          <w:pgMar w:top="1440" w:right="1440" w:bottom="1440" w:left="1440" w:header="720" w:footer="720" w:gutter="0"/>
          <w:paperSrc w:first="15" w:other="15"/>
          <w:cols w:space="720"/>
          <w:titlePg/>
          <w:docGrid w:linePitch="254"/>
        </w:sectPr>
      </w:pPr>
    </w:p>
    <w:p w14:paraId="32248E42" w14:textId="77777777" w:rsidR="00BF5323" w:rsidRPr="00174718" w:rsidRDefault="00BF5323" w:rsidP="00BF5323">
      <w:pPr>
        <w:tabs>
          <w:tab w:val="clear" w:pos="2431"/>
        </w:tabs>
        <w:ind w:left="720" w:hanging="720"/>
        <w:jc w:val="both"/>
        <w:outlineLvl w:val="1"/>
        <w:rPr>
          <w:rFonts w:ascii="Times New Roman" w:eastAsia="Times New Roman" w:hAnsi="Times New Roman" w:cs="Times New Roman"/>
          <w:b/>
          <w:snapToGrid w:val="0"/>
          <w:sz w:val="24"/>
          <w:szCs w:val="20"/>
        </w:rPr>
      </w:pPr>
      <w:bookmarkStart w:id="738" w:name="_GoBack_13"/>
      <w:bookmarkEnd w:id="738"/>
      <w:r w:rsidRPr="00174718">
        <w:rPr>
          <w:rFonts w:ascii="Times New Roman" w:eastAsia="Times New Roman" w:hAnsi="Times New Roman" w:cs="Times New Roman"/>
          <w:b/>
          <w:snapToGrid w:val="0"/>
          <w:sz w:val="24"/>
          <w:szCs w:val="20"/>
        </w:rPr>
        <w:lastRenderedPageBreak/>
        <w:t>III.</w:t>
      </w:r>
      <w:r w:rsidRPr="00174718">
        <w:rPr>
          <w:rFonts w:ascii="Times New Roman" w:eastAsia="Times New Roman" w:hAnsi="Times New Roman" w:cs="Times New Roman"/>
          <w:b/>
          <w:snapToGrid w:val="0"/>
          <w:sz w:val="24"/>
          <w:szCs w:val="20"/>
        </w:rPr>
        <w:tab/>
        <w:t>Distribution of Revenues From Base Plan Zonal Charges</w:t>
      </w:r>
      <w:ins w:id="739" w:author="Author" w:date="2024-11-18T11:40:00Z">
        <w:r w:rsidRPr="00174718">
          <w:rPr>
            <w:rFonts w:ascii="Times New Roman" w:eastAsia="Times New Roman" w:hAnsi="Times New Roman" w:cs="Times New Roman"/>
            <w:b/>
            <w:snapToGrid w:val="0"/>
            <w:sz w:val="24"/>
            <w:szCs w:val="20"/>
          </w:rPr>
          <w:t xml:space="preserve">, </w:t>
        </w:r>
      </w:ins>
      <w:ins w:id="740" w:author="Author" w:date="2024-12-03T09:10:00Z">
        <w:r w:rsidRPr="00174718">
          <w:rPr>
            <w:rFonts w:ascii="Times New Roman" w:eastAsia="Times New Roman" w:hAnsi="Times New Roman" w:cs="Times New Roman"/>
            <w:b/>
            <w:snapToGrid w:val="0"/>
            <w:sz w:val="24"/>
            <w:szCs w:val="20"/>
          </w:rPr>
          <w:t>Subregional</w:t>
        </w:r>
      </w:ins>
      <w:ins w:id="741" w:author="Author" w:date="2024-11-18T11:41:00Z">
        <w:r w:rsidRPr="00174718">
          <w:rPr>
            <w:rFonts w:ascii="Times New Roman" w:eastAsia="Times New Roman" w:hAnsi="Times New Roman" w:cs="Times New Roman"/>
            <w:b/>
            <w:snapToGrid w:val="0"/>
            <w:sz w:val="24"/>
            <w:szCs w:val="20"/>
          </w:rPr>
          <w:t xml:space="preserve"> Charges</w:t>
        </w:r>
      </w:ins>
      <w:ins w:id="742" w:author="Charles Locke" w:date="2025-01-27T17:21:00Z" w16du:dateUtc="2025-01-27T23:21:00Z">
        <w:r w:rsidRPr="00174718">
          <w:rPr>
            <w:rFonts w:ascii="Times New Roman" w:eastAsia="Times New Roman" w:hAnsi="Times New Roman" w:cs="Times New Roman"/>
            <w:b/>
            <w:snapToGrid w:val="0"/>
            <w:sz w:val="24"/>
            <w:szCs w:val="20"/>
          </w:rPr>
          <w:t>,</w:t>
        </w:r>
      </w:ins>
      <w:r w:rsidRPr="00174718">
        <w:rPr>
          <w:rFonts w:ascii="Times New Roman" w:eastAsia="Times New Roman" w:hAnsi="Times New Roman" w:cs="Times New Roman"/>
          <w:b/>
          <w:snapToGrid w:val="0"/>
          <w:sz w:val="24"/>
          <w:szCs w:val="20"/>
        </w:rPr>
        <w:t xml:space="preserve"> and Region-wide Charges and Interregional Projects </w:t>
      </w:r>
    </w:p>
    <w:p w14:paraId="3F725158"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A. Distribution of Revenues Based on Annual Transmission Revenue Requirements (“ATRR”)</w:t>
      </w:r>
    </w:p>
    <w:p w14:paraId="1FA76EDE"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Revenues associated with the Base Plan Zonal Annual Transmission Revenue Requirements</w:t>
      </w:r>
      <w:ins w:id="743" w:author="Author" w:date="2024-11-18T11:41:00Z">
        <w:r w:rsidRPr="00174718">
          <w:rPr>
            <w:rFonts w:ascii="Times New Roman" w:eastAsia="Times New Roman" w:hAnsi="Times New Roman" w:cs="Times New Roman"/>
            <w:sz w:val="24"/>
            <w:szCs w:val="20"/>
          </w:rPr>
          <w:t xml:space="preserve">, </w:t>
        </w:r>
      </w:ins>
      <w:ins w:id="744" w:author="Author" w:date="2024-12-03T09:10:00Z">
        <w:r w:rsidRPr="00174718">
          <w:rPr>
            <w:rFonts w:ascii="Times New Roman" w:eastAsia="Times New Roman" w:hAnsi="Times New Roman" w:cs="Times New Roman"/>
            <w:sz w:val="24"/>
            <w:szCs w:val="20"/>
          </w:rPr>
          <w:t>Subregional</w:t>
        </w:r>
      </w:ins>
      <w:ins w:id="745" w:author="Author" w:date="2024-11-18T11:42:00Z">
        <w:r w:rsidRPr="00174718">
          <w:rPr>
            <w:rFonts w:ascii="Times New Roman" w:eastAsia="Times New Roman" w:hAnsi="Times New Roman" w:cs="Times New Roman"/>
            <w:sz w:val="24"/>
            <w:szCs w:val="20"/>
          </w:rPr>
          <w:t xml:space="preserve"> Annual Transmission Revenue Requirements,</w:t>
        </w:r>
      </w:ins>
      <w:r w:rsidRPr="00174718">
        <w:rPr>
          <w:rFonts w:ascii="Times New Roman" w:eastAsia="Times New Roman" w:hAnsi="Times New Roman" w:cs="Times New Roman"/>
          <w:sz w:val="24"/>
          <w:szCs w:val="20"/>
        </w:rPr>
        <w:t xml:space="preserve"> and with the Region-wide Annual Transmission Revenue Requirement, specified in Attachment H and collected by the Transmission Provider under Schedule 11 of the Tariff but excluding revenues collected pursuant to Sections III.B, III.C, and III.F of this Attachment L, shall be distributed to Transmission Owners owning Base Plan Upgrades, upgrades within approved Balanced Portfolios, an approved Interregional Project and to Transmission Owners with facilities in Zones from which any amount has been reallocated from the Zonal Annual Transmission Revenue Requirements in accordance with Section IV.A of Attachment J.  Such revenue distribution shall be in proportion to the Transmission Owners' respective (i) annual transmission revenue requirements for Base Plan Upgrades as reduced for Schedule 11 point-to-point revenue and revenue distributed and allocated under Attachment AU in accordance with Section II.A of Schedule 11 under this Tariff, (ii) annual transmission revenue requirements for upgrades within approved Balanced Portfolios as reduced for Schedule 11 point-to-point revenue and revenue distributed and allocated under Attachment AU in accordance with Section II.A of Schedule 11 under this Tariff, (iii) annual transmission revenue requirements for</w:t>
      </w:r>
      <w:r w:rsidRPr="00174718">
        <w:rPr>
          <w:rFonts w:ascii="Times New Roman" w:eastAsia="Times New Roman" w:hAnsi="Times New Roman" w:cs="Times New Roman"/>
          <w:i/>
          <w:iCs/>
          <w:sz w:val="24"/>
          <w:szCs w:val="20"/>
        </w:rPr>
        <w:t xml:space="preserve"> </w:t>
      </w:r>
      <w:r w:rsidRPr="00174718">
        <w:rPr>
          <w:rFonts w:ascii="Times New Roman" w:eastAsia="Times New Roman" w:hAnsi="Times New Roman" w:cs="Times New Roman"/>
          <w:sz w:val="24"/>
          <w:szCs w:val="20"/>
        </w:rPr>
        <w:t>approved Interregional Projects as reduced for Schedule 11 point-to-point revenue and revenue distributed and allocated under Attachment AU in accordance with Section II.A of Schedule 11 under this Tariff, and (iv) amounts reallocated from the Zonal Annual Transmission Revenue Requirements in accordance with Section IV.A of Attachment J.</w:t>
      </w:r>
    </w:p>
    <w:p w14:paraId="75550294"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B. Distribution of Point-To-Point Revenues under Zonal ATRR Reallocation</w:t>
      </w:r>
    </w:p>
    <w:p w14:paraId="5950CFFD"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sz w:val="24"/>
          <w:szCs w:val="20"/>
        </w:rPr>
        <w:t xml:space="preserve">Revenues derived from the component of the Region-wide Charge for Point-To-Point Transmission Service that is associated with any amount reallocated from the Zonal Annual Transmission Revenue Requirements, in accordance with Section IV.A of Attachment J, shall be distributed to Transmission Owners proportionately to the distribution of revenues collected under Schedules 7 and 8 as provided in Section II.C of this Attachment L.  </w:t>
      </w:r>
    </w:p>
    <w:p w14:paraId="0C48103A"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C.  Distribution of Revenues for Creditable Upgrades Included in Schedule 11 Rates</w:t>
      </w:r>
    </w:p>
    <w:p w14:paraId="43A34973" w14:textId="77777777" w:rsidR="00BF5323" w:rsidRPr="00174718" w:rsidRDefault="00BF5323" w:rsidP="00BF5323">
      <w:pPr>
        <w:tabs>
          <w:tab w:val="clear" w:pos="2431"/>
        </w:tabs>
        <w:spacing w:after="0" w:line="360" w:lineRule="auto"/>
        <w:ind w:firstLine="720"/>
        <w:jc w:val="both"/>
        <w:rPr>
          <w:rFonts w:ascii="Times New Roman" w:eastAsia="MS Mincho" w:hAnsi="Times New Roman" w:cs="Times New Roman"/>
          <w:bCs/>
          <w:sz w:val="24"/>
          <w:szCs w:val="20"/>
        </w:rPr>
      </w:pPr>
      <w:r w:rsidRPr="00174718">
        <w:rPr>
          <w:rFonts w:ascii="Times New Roman" w:eastAsia="MS Mincho" w:hAnsi="Times New Roman" w:cs="Times New Roman"/>
          <w:bCs/>
          <w:sz w:val="24"/>
          <w:szCs w:val="20"/>
        </w:rPr>
        <w:lastRenderedPageBreak/>
        <w:t xml:space="preserve">Revenue collected by the Transmission Provider under Schedule 11 attributed to use of Creditable Upgrades shall be distributed to the Upgrade Sponsors to which such revenues are due in accordance with Section II.D and III.C.2 of Attachment Z2. </w:t>
      </w:r>
    </w:p>
    <w:p w14:paraId="6A45AC72"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D. Distribution of Revenues to Interregional Planning Region</w:t>
      </w:r>
    </w:p>
    <w:p w14:paraId="0DF5924B"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Revenues associated with approved Interregional Projects collected by the Transmission Provider under Schedule 11 of the Tariff to compensate an Interregional Planning Region in accordance with the interregional cost allocation pursuant to the Addendum(s) to Attachment O will be distributed by the Transmission Provider to the applicable Interregional Planning Region.</w:t>
      </w:r>
    </w:p>
    <w:p w14:paraId="20FA0AE9"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E. Distribution of Revenues to Other Transmission Providers</w:t>
      </w:r>
    </w:p>
    <w:p w14:paraId="338140F2"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b/>
          <w:sz w:val="24"/>
          <w:szCs w:val="20"/>
        </w:rPr>
      </w:pPr>
      <w:r w:rsidRPr="00174718">
        <w:rPr>
          <w:rFonts w:ascii="Times New Roman" w:eastAsia="Times New Roman" w:hAnsi="Times New Roman" w:cs="Times New Roman"/>
          <w:sz w:val="24"/>
          <w:szCs w:val="20"/>
        </w:rPr>
        <w:t>Revenues associated with transmission upgrades approved pursuant to the coordination agreements under Addendum 1 to Attachment O and approved to be collected by the Transmission Provider under Schedule 11 of the Tariff to compensate other transmission providers will be distributed by the Transmission Provider to the applicable other transmission provider.</w:t>
      </w:r>
    </w:p>
    <w:p w14:paraId="00A55584" w14:textId="77777777" w:rsidR="00BF5323" w:rsidRPr="00174718" w:rsidRDefault="00BF5323" w:rsidP="00BF5323">
      <w:pPr>
        <w:tabs>
          <w:tab w:val="clear" w:pos="2431"/>
        </w:tabs>
        <w:spacing w:after="0" w:line="360" w:lineRule="atLeast"/>
        <w:ind w:firstLine="720"/>
        <w:jc w:val="both"/>
        <w:rPr>
          <w:rFonts w:ascii="Times New Roman" w:eastAsia="Times New Roman" w:hAnsi="Times New Roman" w:cs="Times New Roman"/>
          <w:color w:val="000000"/>
          <w:sz w:val="24"/>
          <w:szCs w:val="24"/>
        </w:rPr>
      </w:pPr>
      <w:r w:rsidRPr="00174718">
        <w:rPr>
          <w:rFonts w:ascii="Times New Roman" w:eastAsia="Times New Roman" w:hAnsi="Times New Roman" w:cs="Times New Roman"/>
          <w:b/>
          <w:bCs/>
          <w:color w:val="000000"/>
          <w:sz w:val="24"/>
          <w:szCs w:val="24"/>
        </w:rPr>
        <w:t>F. Distribution of Revenues associated with JTIQ Upgrades</w:t>
      </w:r>
    </w:p>
    <w:p w14:paraId="61CE5502" w14:textId="77777777" w:rsidR="00BF5323" w:rsidRPr="00174718" w:rsidRDefault="00BF5323" w:rsidP="00BF5323">
      <w:pPr>
        <w:tabs>
          <w:tab w:val="clear" w:pos="2431"/>
        </w:tabs>
        <w:spacing w:after="0" w:line="360" w:lineRule="atLeast"/>
        <w:ind w:firstLine="720"/>
        <w:jc w:val="both"/>
        <w:rPr>
          <w:rFonts w:ascii="Times New Roman" w:eastAsia="Times New Roman" w:hAnsi="Times New Roman" w:cs="Times New Roman"/>
          <w:color w:val="000000"/>
          <w:sz w:val="24"/>
          <w:szCs w:val="24"/>
        </w:rPr>
      </w:pPr>
      <w:r w:rsidRPr="00174718">
        <w:rPr>
          <w:rFonts w:ascii="Times New Roman" w:eastAsia="Times New Roman" w:hAnsi="Times New Roman" w:cs="Times New Roman"/>
          <w:color w:val="000000"/>
          <w:sz w:val="24"/>
          <w:szCs w:val="24"/>
        </w:rPr>
        <w:t>1. For each month, one twelfth of the portion of the JTIQ ATRR Balance applicable to each JTIQ Upgrade on the Transmission System shall be either:  (a) charged to Resident Load through the Region-wide Charge and credited to the Transmission Owner for that JTIQ Upgrade if the balance for the JTIQ Upgrade is positive, or (b) credited to Resident Load through the Region-wide Charge and charged to the Transmission Owner for that JTIQ Upgrade if the balance for the JTIQ Upgrade is negative.   </w:t>
      </w:r>
    </w:p>
    <w:p w14:paraId="43A02670" w14:textId="77777777" w:rsidR="00BF5323" w:rsidRPr="00174718" w:rsidRDefault="00BF5323" w:rsidP="00BF5323">
      <w:pPr>
        <w:tabs>
          <w:tab w:val="clear" w:pos="2431"/>
        </w:tabs>
        <w:spacing w:after="0" w:line="360" w:lineRule="atLeast"/>
        <w:ind w:firstLine="720"/>
        <w:jc w:val="both"/>
        <w:rPr>
          <w:rFonts w:ascii="Times New Roman" w:eastAsia="Times New Roman" w:hAnsi="Times New Roman" w:cs="Times New Roman"/>
          <w:color w:val="000000"/>
          <w:sz w:val="24"/>
          <w:szCs w:val="24"/>
        </w:rPr>
      </w:pPr>
      <w:r w:rsidRPr="00174718">
        <w:rPr>
          <w:rFonts w:ascii="Times New Roman" w:eastAsia="Times New Roman" w:hAnsi="Times New Roman" w:cs="Times New Roman"/>
          <w:color w:val="000000"/>
          <w:sz w:val="24"/>
          <w:szCs w:val="24"/>
        </w:rPr>
        <w:t>2.The JTIQ ATRR Balance is the sum of the net revenue requirement amounts for all JTIQ Upgrades on the Transmission System, where the net revenue requirement amount for each such upgrade is the difference between the JTIQ ATRR for Generators and the total of the JTIQ Generator Charges applicable to that upgrade expressed on an annualized basis. Applicable JTIQ Generator Charges are those authorized under approved JTIQ Generator Interconnection Agreements for this JTIQ Portfolio.  For each JTIQ Upgrade on the Transmission System, the JTIQ ATRR Balance shall be calculated in accordance with Attachment AV and the JTIQ Formula Rate template contained in Appendix 2 of Attachment AV to this Tariff.</w:t>
      </w:r>
    </w:p>
    <w:p w14:paraId="71EF6D87" w14:textId="77777777" w:rsidR="00BF5323" w:rsidRPr="00174718" w:rsidRDefault="00BF5323" w:rsidP="00BF5323">
      <w:pPr>
        <w:tabs>
          <w:tab w:val="clear" w:pos="2431"/>
        </w:tabs>
        <w:spacing w:after="0" w:line="360" w:lineRule="atLeast"/>
        <w:ind w:firstLine="720"/>
        <w:jc w:val="both"/>
        <w:rPr>
          <w:rFonts w:ascii="Times New Roman" w:eastAsia="Times New Roman" w:hAnsi="Times New Roman" w:cs="Times New Roman"/>
          <w:color w:val="000000"/>
          <w:sz w:val="24"/>
          <w:szCs w:val="24"/>
        </w:rPr>
      </w:pPr>
      <w:r w:rsidRPr="00174718">
        <w:rPr>
          <w:rFonts w:ascii="Times New Roman" w:eastAsia="Times New Roman" w:hAnsi="Times New Roman" w:cs="Times New Roman"/>
          <w:color w:val="000000"/>
          <w:sz w:val="24"/>
          <w:szCs w:val="24"/>
        </w:rPr>
        <w:t>3.The portion of the JTIQ ATRR Balance applicable to each JTIQ Upgrade on the Transmission System shall be set forth in the RRR File posted on the SPP website.</w:t>
      </w:r>
    </w:p>
    <w:p w14:paraId="0949C1E4" w14:textId="77777777" w:rsidR="00BF5323" w:rsidRPr="00174718" w:rsidRDefault="00BF5323" w:rsidP="00BF5323">
      <w:pPr>
        <w:tabs>
          <w:tab w:val="clear" w:pos="2431"/>
        </w:tabs>
        <w:spacing w:after="0" w:line="360" w:lineRule="atLeast"/>
        <w:ind w:firstLine="720"/>
        <w:jc w:val="both"/>
        <w:rPr>
          <w:rFonts w:ascii="Times New Roman" w:eastAsia="Times New Roman" w:hAnsi="Times New Roman" w:cs="Times New Roman"/>
          <w:color w:val="000000"/>
          <w:sz w:val="24"/>
          <w:szCs w:val="24"/>
        </w:rPr>
      </w:pPr>
      <w:r w:rsidRPr="00174718">
        <w:rPr>
          <w:rFonts w:ascii="Times New Roman" w:eastAsia="Times New Roman" w:hAnsi="Times New Roman" w:cs="Times New Roman"/>
          <w:color w:val="000000"/>
          <w:sz w:val="24"/>
          <w:szCs w:val="24"/>
        </w:rPr>
        <w:t>4. The JTIQ ATRR Balance and its JTIQ Upgrade-specific components shall not be included in the annual transmission revenue requirements utilized as the basis for distributing revenues pursuant to Section III.A of this Attachment L.</w:t>
      </w:r>
    </w:p>
    <w:p w14:paraId="6DA0066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2F221DDE"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br w:type="page"/>
      </w:r>
    </w:p>
    <w:p w14:paraId="4AE0AB15"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lastRenderedPageBreak/>
        <w:t>ATTACHMENT M</w:t>
      </w:r>
    </w:p>
    <w:p w14:paraId="281031E0" w14:textId="77777777" w:rsidR="00BF5323" w:rsidRPr="00174718" w:rsidRDefault="00BF5323" w:rsidP="00BF5323">
      <w:pPr>
        <w:tabs>
          <w:tab w:val="clear" w:pos="2431"/>
        </w:tabs>
        <w:spacing w:after="0"/>
        <w:jc w:val="center"/>
        <w:outlineLvl w:val="0"/>
        <w:rPr>
          <w:rFonts w:ascii="Times New Roman" w:eastAsia="Times New Roman" w:hAnsi="Times New Roman" w:cs="Times New Roman"/>
          <w:b/>
          <w:caps/>
          <w:snapToGrid w:val="0"/>
          <w:sz w:val="24"/>
          <w:szCs w:val="20"/>
        </w:rPr>
      </w:pPr>
      <w:bookmarkStart w:id="746" w:name="_DV_M1"/>
      <w:bookmarkEnd w:id="746"/>
      <w:r w:rsidRPr="00174718">
        <w:rPr>
          <w:rFonts w:ascii="Times New Roman" w:eastAsia="Times New Roman" w:hAnsi="Times New Roman" w:cs="Times New Roman"/>
          <w:b/>
          <w:caps/>
          <w:snapToGrid w:val="0"/>
          <w:sz w:val="24"/>
          <w:szCs w:val="20"/>
        </w:rPr>
        <w:t>Loss Compensation Procedure</w:t>
      </w:r>
    </w:p>
    <w:p w14:paraId="105631C6"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bookmarkStart w:id="747" w:name="_DV_C1"/>
    </w:p>
    <w:bookmarkEnd w:id="747"/>
    <w:p w14:paraId="55C032C6"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bCs/>
          <w:color w:val="000000"/>
          <w:sz w:val="24"/>
          <w:szCs w:val="20"/>
        </w:rPr>
      </w:pPr>
      <w:r w:rsidRPr="00174718">
        <w:rPr>
          <w:rFonts w:ascii="Times New Roman" w:eastAsia="Times New Roman" w:hAnsi="Times New Roman" w:cs="Times New Roman"/>
          <w:b/>
          <w:sz w:val="24"/>
          <w:szCs w:val="20"/>
        </w:rPr>
        <w:t>I.</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bCs/>
          <w:color w:val="000000"/>
          <w:sz w:val="24"/>
          <w:szCs w:val="20"/>
        </w:rPr>
        <w:t>PURPOSE</w:t>
      </w:r>
    </w:p>
    <w:p w14:paraId="4968B876"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color w:val="000000"/>
          <w:sz w:val="24"/>
          <w:szCs w:val="20"/>
        </w:rPr>
      </w:pPr>
      <w:r w:rsidRPr="00174718">
        <w:rPr>
          <w:rFonts w:ascii="Times New Roman" w:eastAsia="Times New Roman" w:hAnsi="Times New Roman" w:cs="Times New Roman"/>
          <w:color w:val="000000"/>
          <w:sz w:val="24"/>
          <w:szCs w:val="20"/>
        </w:rPr>
        <w:tab/>
        <w:t xml:space="preserve">This loss compensation procedure will be used to quantify real power losses for which the Transmission Customer or Network Customer is responsible when taking service under this Tariff.  The Transmission Provider shall maintain a schedule showing the real power loss factors for the provision of transmission service across each Zone on the Transmission System.  The injection loss factor (“ILF”) and delivery loss factor (“DLF”) for each Zone </w:t>
      </w:r>
      <w:r w:rsidRPr="00174718">
        <w:rPr>
          <w:rFonts w:ascii="Times New Roman" w:eastAsia="Times New Roman" w:hAnsi="Times New Roman" w:cs="Times New Roman"/>
          <w:sz w:val="24"/>
          <w:szCs w:val="20"/>
        </w:rPr>
        <w:t>are</w:t>
      </w:r>
      <w:r w:rsidRPr="00174718">
        <w:rPr>
          <w:rFonts w:ascii="Times New Roman" w:eastAsia="Times New Roman" w:hAnsi="Times New Roman" w:cs="Times New Roman"/>
          <w:color w:val="000000"/>
          <w:sz w:val="24"/>
          <w:szCs w:val="20"/>
        </w:rPr>
        <w:t xml:space="preserve"> stated in Appendix 1 to this Attachment M.</w:t>
      </w:r>
    </w:p>
    <w:p w14:paraId="51795B3C"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color w:val="000000"/>
          <w:sz w:val="24"/>
          <w:szCs w:val="20"/>
        </w:rPr>
      </w:pPr>
      <w:r w:rsidRPr="00174718">
        <w:rPr>
          <w:rFonts w:ascii="Times New Roman" w:eastAsia="Times New Roman" w:hAnsi="Times New Roman" w:cs="Times New Roman"/>
          <w:b/>
          <w:bCs/>
          <w:color w:val="000000"/>
          <w:sz w:val="24"/>
          <w:szCs w:val="20"/>
        </w:rPr>
        <w:t>II.</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b/>
          <w:sz w:val="24"/>
          <w:szCs w:val="20"/>
        </w:rPr>
        <w:t xml:space="preserve">TRANSMISSION </w:t>
      </w:r>
      <w:r w:rsidRPr="00174718">
        <w:rPr>
          <w:rFonts w:ascii="Times New Roman" w:eastAsia="Times New Roman" w:hAnsi="Times New Roman" w:cs="Times New Roman"/>
          <w:b/>
          <w:bCs/>
          <w:color w:val="000000"/>
          <w:sz w:val="24"/>
          <w:szCs w:val="20"/>
        </w:rPr>
        <w:t>LOSS DETERMINATION - NETWORK INTEGRATION TRANSMISSION SERVICE</w:t>
      </w:r>
    </w:p>
    <w:p w14:paraId="37ADFADE"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color w:val="000000"/>
          <w:sz w:val="24"/>
          <w:szCs w:val="20"/>
        </w:rPr>
      </w:pPr>
      <w:r w:rsidRPr="00174718">
        <w:rPr>
          <w:rFonts w:ascii="Times New Roman" w:eastAsia="Times New Roman" w:hAnsi="Times New Roman" w:cs="Times New Roman"/>
          <w:color w:val="000000"/>
          <w:sz w:val="24"/>
          <w:szCs w:val="20"/>
        </w:rPr>
        <w:tab/>
        <w:t>(a)</w:t>
      </w:r>
      <w:r w:rsidRPr="00174718">
        <w:rPr>
          <w:rFonts w:ascii="Times New Roman" w:eastAsia="Times New Roman" w:hAnsi="Times New Roman" w:cs="Times New Roman"/>
          <w:color w:val="000000"/>
          <w:sz w:val="24"/>
          <w:szCs w:val="20"/>
        </w:rPr>
        <w:tab/>
        <w:t>The Network Customer shall be responsible for real power losses associated with Network Integration Transmission Service to its Network Load for each Zone in which its Network Load is located for the purposes of determining charges under Schedule 9 and Schedule 11 to this Tariff.  The Network Customer’s loss responsibility is the product of the Zone DLF, shown in Column D of Appendix 1 to this Attachment M and the hourly metered Network Load for the hour that is coincident with the applicable Zone monthly peak load hour and such loss responsibility shall be included when calculating that Network Customer’s Load Ratio Share, Base Plan Zonal Load Ratio Share</w:t>
      </w:r>
      <w:ins w:id="748" w:author="Don Frerking" w:date="2025-02-04T16:49:00Z" w16du:dateUtc="2025-02-04T22:49:00Z">
        <w:r w:rsidRPr="00174718">
          <w:rPr>
            <w:rFonts w:ascii="Times New Roman" w:eastAsia="Times New Roman" w:hAnsi="Times New Roman" w:cs="Times New Roman"/>
            <w:color w:val="000000"/>
            <w:sz w:val="24"/>
            <w:szCs w:val="20"/>
          </w:rPr>
          <w:t>,</w:t>
        </w:r>
      </w:ins>
      <w:ins w:id="749" w:author="Don Frerking" w:date="2025-02-04T16:48:00Z" w16du:dateUtc="2025-02-04T22:48:00Z">
        <w:r w:rsidRPr="00174718">
          <w:rPr>
            <w:rFonts w:ascii="Times New Roman" w:eastAsia="Times New Roman" w:hAnsi="Times New Roman" w:cs="Times New Roman"/>
            <w:sz w:val="24"/>
            <w:szCs w:val="20"/>
          </w:rPr>
          <w:t xml:space="preserve"> </w:t>
        </w:r>
        <w:r w:rsidRPr="00174718">
          <w:rPr>
            <w:rFonts w:ascii="Times New Roman" w:eastAsia="Times New Roman" w:hAnsi="Times New Roman" w:cs="Times New Roman"/>
            <w:color w:val="000000"/>
            <w:sz w:val="24"/>
            <w:szCs w:val="20"/>
          </w:rPr>
          <w:t>Subregional Load Ratio Share,</w:t>
        </w:r>
      </w:ins>
      <w:r w:rsidRPr="00174718">
        <w:rPr>
          <w:rFonts w:ascii="Times New Roman" w:eastAsia="Times New Roman" w:hAnsi="Times New Roman" w:cs="Times New Roman"/>
          <w:color w:val="000000"/>
          <w:sz w:val="24"/>
          <w:szCs w:val="20"/>
        </w:rPr>
        <w:t xml:space="preserve"> and Region-wide Load Ratio Share.  </w:t>
      </w:r>
    </w:p>
    <w:p w14:paraId="287DE9F8"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color w:val="000000"/>
          <w:sz w:val="24"/>
          <w:szCs w:val="20"/>
        </w:rPr>
      </w:pPr>
      <w:r w:rsidRPr="00174718">
        <w:rPr>
          <w:rFonts w:ascii="Times New Roman" w:eastAsia="Times New Roman" w:hAnsi="Times New Roman" w:cs="Times New Roman"/>
          <w:color w:val="000000"/>
          <w:sz w:val="24"/>
          <w:szCs w:val="20"/>
        </w:rPr>
        <w:t>(b)</w:t>
      </w:r>
      <w:r w:rsidRPr="00174718">
        <w:rPr>
          <w:rFonts w:ascii="Times New Roman" w:eastAsia="Times New Roman" w:hAnsi="Times New Roman" w:cs="Times New Roman"/>
          <w:color w:val="000000"/>
          <w:sz w:val="24"/>
          <w:szCs w:val="20"/>
        </w:rPr>
        <w:tab/>
        <w:t>Loss energy associated with hourly energy settlement under the Integrated Marketplace</w:t>
      </w:r>
      <w:r w:rsidRPr="00174718">
        <w:rPr>
          <w:rFonts w:ascii="Times New Roman" w:eastAsia="Times New Roman" w:hAnsi="Times New Roman" w:cs="Times New Roman"/>
          <w:bCs/>
          <w:color w:val="000000"/>
          <w:sz w:val="24"/>
          <w:szCs w:val="20"/>
        </w:rPr>
        <w:t xml:space="preserve"> shall be accounted for under the settlement procedures for the Energy and Operating Reserve Markets specified in Attachment AE.  Loss energy associated with the </w:t>
      </w:r>
      <w:r w:rsidRPr="00174718">
        <w:rPr>
          <w:rFonts w:ascii="Times New Roman" w:eastAsia="Times New Roman" w:hAnsi="Times New Roman" w:cs="Times New Roman"/>
          <w:sz w:val="24"/>
          <w:szCs w:val="24"/>
        </w:rPr>
        <w:t xml:space="preserve">transmission of Federal Power-Western-UGP to the Statutory Load Obligations served by Western-UGP </w:t>
      </w:r>
      <w:r w:rsidRPr="00174718">
        <w:rPr>
          <w:rFonts w:ascii="Times New Roman" w:eastAsia="Times New Roman" w:hAnsi="Times New Roman" w:cs="Times New Roman"/>
          <w:bCs/>
          <w:color w:val="000000"/>
          <w:sz w:val="24"/>
          <w:szCs w:val="20"/>
        </w:rPr>
        <w:t>shall be the product of the amount of Federal Power-Western-UGP delivered to the Statutory Load Obligations and the Zone 19 DLF, shown in Column D of Appendix 1 to this Attachment M in accordance with Section 39.3(e)(ii) of this Tariff.</w:t>
      </w:r>
    </w:p>
    <w:p w14:paraId="0185A856"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color w:val="000000"/>
          <w:sz w:val="24"/>
          <w:szCs w:val="20"/>
        </w:rPr>
      </w:pPr>
    </w:p>
    <w:p w14:paraId="7F97AB87" w14:textId="77777777" w:rsidR="00BF5323" w:rsidRPr="00174718" w:rsidRDefault="00BF5323" w:rsidP="00BF5323">
      <w:pPr>
        <w:tabs>
          <w:tab w:val="clear" w:pos="2431"/>
        </w:tabs>
        <w:spacing w:after="0" w:line="360" w:lineRule="auto"/>
        <w:ind w:left="720" w:hanging="720"/>
        <w:jc w:val="both"/>
        <w:rPr>
          <w:rFonts w:ascii="Times New Roman" w:eastAsia="Times New Roman" w:hAnsi="Times New Roman" w:cs="Times New Roman"/>
          <w:b/>
          <w:bCs/>
          <w:color w:val="000000"/>
          <w:sz w:val="24"/>
          <w:szCs w:val="20"/>
        </w:rPr>
      </w:pPr>
      <w:r w:rsidRPr="00174718">
        <w:rPr>
          <w:rFonts w:ascii="Times New Roman" w:eastAsia="Times New Roman" w:hAnsi="Times New Roman" w:cs="Times New Roman"/>
          <w:b/>
          <w:sz w:val="24"/>
          <w:szCs w:val="20"/>
        </w:rPr>
        <w:t>III.</w:t>
      </w:r>
      <w:r w:rsidRPr="00174718">
        <w:rPr>
          <w:rFonts w:ascii="Times New Roman" w:eastAsia="Times New Roman" w:hAnsi="Times New Roman" w:cs="Times New Roman"/>
          <w:b/>
          <w:sz w:val="24"/>
          <w:szCs w:val="20"/>
        </w:rPr>
        <w:tab/>
        <w:t xml:space="preserve">TRANSMISSION </w:t>
      </w:r>
      <w:r w:rsidRPr="00174718">
        <w:rPr>
          <w:rFonts w:ascii="Times New Roman" w:eastAsia="Times New Roman" w:hAnsi="Times New Roman" w:cs="Times New Roman"/>
          <w:b/>
          <w:bCs/>
          <w:color w:val="000000"/>
          <w:sz w:val="24"/>
          <w:szCs w:val="20"/>
        </w:rPr>
        <w:t>LOSS DETERMINATION - POINT-TO-POINT TRANSMISSION SERVICE</w:t>
      </w:r>
    </w:p>
    <w:p w14:paraId="789C5466"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color w:val="000000"/>
          <w:sz w:val="24"/>
          <w:szCs w:val="20"/>
        </w:rPr>
      </w:pPr>
      <w:r w:rsidRPr="00174718">
        <w:rPr>
          <w:rFonts w:ascii="Times New Roman" w:eastAsia="Times New Roman" w:hAnsi="Times New Roman" w:cs="Times New Roman"/>
          <w:bCs/>
          <w:color w:val="000000"/>
          <w:sz w:val="24"/>
          <w:szCs w:val="20"/>
        </w:rPr>
        <w:t xml:space="preserve">The Transmission Customer shall be responsible for real power losses associated with Transmission Service under Schedule 7 and Schedule 8 to this Tariff.  For purposes of calculating a Transmission Customer’s loss responsibility, such Transmission Customer’s Transmission </w:t>
      </w:r>
      <w:r w:rsidRPr="00174718">
        <w:rPr>
          <w:rFonts w:ascii="Times New Roman" w:eastAsia="Times New Roman" w:hAnsi="Times New Roman" w:cs="Times New Roman"/>
          <w:bCs/>
          <w:color w:val="000000"/>
          <w:sz w:val="24"/>
          <w:szCs w:val="20"/>
        </w:rPr>
        <w:lastRenderedPageBreak/>
        <w:t xml:space="preserve">Service reservation capacity shall not be adjusted by the demand zonal loss factors stated in Appendix 1 to this Attachment M.  Real power losses associated with settlement of Transmission Service schedules in the Integrated Marketplace shall be accounted for under the settlement procedures for the Energy and Operating Reserve Markets specified in Attachment AE.  </w:t>
      </w:r>
      <w:r w:rsidRPr="00174718">
        <w:rPr>
          <w:rFonts w:ascii="Times New Roman" w:eastAsia="Times New Roman" w:hAnsi="Times New Roman" w:cs="Times New Roman"/>
          <w:color w:val="000000"/>
          <w:sz w:val="24"/>
          <w:szCs w:val="20"/>
        </w:rPr>
        <w:t xml:space="preserve"> </w:t>
      </w:r>
      <w:bookmarkStart w:id="750" w:name="_DV_M39"/>
      <w:bookmarkStart w:id="751" w:name="_DV_M40"/>
      <w:bookmarkStart w:id="752" w:name="_DV_M49"/>
      <w:bookmarkStart w:id="753" w:name="_DV_M57"/>
      <w:bookmarkStart w:id="754" w:name="_DV_M58"/>
      <w:bookmarkEnd w:id="750"/>
      <w:bookmarkEnd w:id="751"/>
      <w:bookmarkEnd w:id="752"/>
      <w:bookmarkEnd w:id="753"/>
      <w:bookmarkEnd w:id="754"/>
    </w:p>
    <w:p w14:paraId="205ECA43" w14:textId="77777777" w:rsidR="00BF5323" w:rsidRPr="00174718" w:rsidRDefault="00BF5323" w:rsidP="00BF5323">
      <w:pPr>
        <w:tabs>
          <w:tab w:val="clear" w:pos="2431"/>
        </w:tabs>
        <w:spacing w:after="0" w:line="360" w:lineRule="auto"/>
        <w:ind w:firstLine="720"/>
        <w:jc w:val="both"/>
        <w:rPr>
          <w:rFonts w:ascii="Times New Roman" w:eastAsia="Times New Roman" w:hAnsi="Times New Roman" w:cs="Times New Roman"/>
          <w:color w:val="000000"/>
          <w:sz w:val="24"/>
          <w:szCs w:val="20"/>
        </w:rPr>
      </w:pPr>
    </w:p>
    <w:p w14:paraId="6F8233E5"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b/>
          <w:bCs/>
          <w:color w:val="000000"/>
          <w:sz w:val="24"/>
          <w:szCs w:val="20"/>
        </w:rPr>
      </w:pPr>
      <w:r w:rsidRPr="00174718">
        <w:rPr>
          <w:rFonts w:ascii="Times New Roman" w:eastAsia="Times New Roman" w:hAnsi="Times New Roman" w:cs="Times New Roman"/>
          <w:b/>
          <w:bCs/>
          <w:color w:val="000000"/>
          <w:sz w:val="24"/>
          <w:szCs w:val="20"/>
        </w:rPr>
        <w:t xml:space="preserve">IV. </w:t>
      </w:r>
      <w:r w:rsidRPr="00174718">
        <w:rPr>
          <w:rFonts w:ascii="Times New Roman" w:eastAsia="Times New Roman" w:hAnsi="Times New Roman" w:cs="Times New Roman"/>
          <w:b/>
          <w:bCs/>
          <w:color w:val="000000"/>
          <w:sz w:val="24"/>
          <w:szCs w:val="20"/>
        </w:rPr>
        <w:tab/>
        <w:t>OTHER LOSSES</w:t>
      </w:r>
    </w:p>
    <w:p w14:paraId="710DC3F0" w14:textId="77777777" w:rsidR="00BF5323" w:rsidRPr="00174718" w:rsidRDefault="00BF5323" w:rsidP="00BF5323">
      <w:pPr>
        <w:tabs>
          <w:tab w:val="clear" w:pos="2431"/>
        </w:tabs>
        <w:spacing w:after="0" w:line="360" w:lineRule="auto"/>
        <w:rPr>
          <w:rFonts w:ascii="Times New Roman" w:eastAsia="Times New Roman" w:hAnsi="Times New Roman" w:cs="Times New Roman"/>
          <w:b/>
          <w:sz w:val="24"/>
          <w:szCs w:val="20"/>
        </w:rPr>
      </w:pPr>
      <w:r w:rsidRPr="00174718">
        <w:rPr>
          <w:rFonts w:ascii="Times New Roman" w:eastAsia="Times New Roman" w:hAnsi="Times New Roman" w:cs="Times New Roman"/>
          <w:color w:val="000000"/>
          <w:sz w:val="24"/>
          <w:szCs w:val="20"/>
        </w:rPr>
        <w:t xml:space="preserve">     Additional compensation will be required for real power losses when the meter used to measure the energy taken at a delivery point is located on facilities not on the Transmission System.  The Transmission Customer shall be responsible for any real power losses incurred on facilities not on the Transmission System. </w:t>
      </w:r>
      <w:r w:rsidRPr="00174718">
        <w:rPr>
          <w:rFonts w:ascii="Times New Roman" w:eastAsia="Times New Roman" w:hAnsi="Times New Roman" w:cs="Times New Roman"/>
          <w:b/>
          <w:sz w:val="24"/>
          <w:szCs w:val="20"/>
        </w:rPr>
        <w:br w:type="page"/>
      </w:r>
    </w:p>
    <w:p w14:paraId="3822AFD2" w14:textId="77777777" w:rsidR="00BF5323" w:rsidRPr="00174718" w:rsidRDefault="00BF5323" w:rsidP="00BF5323">
      <w:pPr>
        <w:tabs>
          <w:tab w:val="clear" w:pos="2431"/>
        </w:tabs>
        <w:spacing w:after="0"/>
        <w:outlineLvl w:val="0"/>
        <w:rPr>
          <w:rFonts w:ascii="Times New Roman" w:eastAsia="Times New Roman" w:hAnsi="Times New Roman" w:cs="Times New Roman"/>
          <w:b/>
          <w:caps/>
          <w:snapToGrid w:val="0"/>
          <w:sz w:val="24"/>
          <w:szCs w:val="20"/>
        </w:rPr>
      </w:pPr>
      <w:r w:rsidRPr="00174718">
        <w:rPr>
          <w:rFonts w:ascii="Times New Roman" w:eastAsia="Times New Roman" w:hAnsi="Times New Roman" w:cs="Times New Roman"/>
          <w:b/>
          <w:caps/>
          <w:snapToGrid w:val="0"/>
          <w:sz w:val="24"/>
          <w:szCs w:val="20"/>
        </w:rPr>
        <w:lastRenderedPageBreak/>
        <w:t>ATTACHMENT O</w:t>
      </w:r>
    </w:p>
    <w:p w14:paraId="25BFD8D7" w14:textId="77777777" w:rsidR="00BF5323" w:rsidRPr="00174718" w:rsidRDefault="00BF5323" w:rsidP="00BF5323">
      <w:pPr>
        <w:tabs>
          <w:tab w:val="clear" w:pos="2431"/>
        </w:tabs>
        <w:spacing w:after="0"/>
        <w:jc w:val="both"/>
        <w:rPr>
          <w:rFonts w:ascii="Times New Roman" w:eastAsia="Times New Roman" w:hAnsi="Times New Roman" w:cs="Times New Roman"/>
          <w:sz w:val="24"/>
          <w:szCs w:val="20"/>
        </w:rPr>
      </w:pPr>
    </w:p>
    <w:p w14:paraId="4BEE89DF" w14:textId="77777777" w:rsidR="00BF5323" w:rsidRPr="00174718" w:rsidRDefault="00BF5323" w:rsidP="00BF5323">
      <w:pPr>
        <w:tabs>
          <w:tab w:val="clear" w:pos="2431"/>
        </w:tabs>
        <w:snapToGrid w:val="0"/>
        <w:ind w:left="720" w:hanging="720"/>
        <w:outlineLvl w:val="1"/>
        <w:rPr>
          <w:rFonts w:ascii="Times New Roman" w:eastAsia="Times New Roman" w:hAnsi="Times New Roman" w:cs="Times New Roman"/>
          <w:b/>
          <w:sz w:val="24"/>
          <w:szCs w:val="20"/>
        </w:rPr>
      </w:pPr>
      <w:r w:rsidRPr="00174718">
        <w:rPr>
          <w:rFonts w:ascii="Times New Roman" w:eastAsia="Times New Roman" w:hAnsi="Times New Roman" w:cs="Times New Roman"/>
          <w:b/>
          <w:sz w:val="24"/>
          <w:szCs w:val="20"/>
        </w:rPr>
        <w:t>III.</w:t>
      </w:r>
      <w:r w:rsidRPr="00174718">
        <w:rPr>
          <w:rFonts w:ascii="Times New Roman" w:eastAsia="Times New Roman" w:hAnsi="Times New Roman" w:cs="Times New Roman"/>
          <w:b/>
          <w:sz w:val="24"/>
          <w:szCs w:val="20"/>
        </w:rPr>
        <w:tab/>
        <w:t>The Integrated Transmission Planning Assessment</w:t>
      </w:r>
    </w:p>
    <w:p w14:paraId="192BFAB8"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Integrated Transmission Planning Assessment evaluates the system upgrades, at all applicable voltage levels, identified in the ten-year planning horizon. </w:t>
      </w:r>
    </w:p>
    <w:p w14:paraId="473E1BFE"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34C4AD20"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bookmarkStart w:id="755" w:name="_DV_C95"/>
      <w:r w:rsidRPr="00174718">
        <w:rPr>
          <w:rFonts w:ascii="Times New Roman" w:eastAsia="Times New Roman" w:hAnsi="Times New Roman" w:cs="Times New Roman"/>
          <w:sz w:val="24"/>
          <w:szCs w:val="20"/>
        </w:rPr>
        <w:t>1</w:t>
      </w:r>
      <w:bookmarkStart w:id="756" w:name="_DV_X356"/>
      <w:bookmarkEnd w:id="755"/>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Commencement of the Process</w:t>
      </w:r>
      <w:bookmarkEnd w:id="756"/>
    </w:p>
    <w:p w14:paraId="783273E5"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42951F23"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bookmarkStart w:id="757" w:name="_DV_X357"/>
      <w:bookmarkStart w:id="758" w:name="_DV_C97"/>
      <w:r w:rsidRPr="00174718">
        <w:rPr>
          <w:rFonts w:ascii="Times New Roman" w:eastAsia="Times New Roman" w:hAnsi="Times New Roman" w:cs="Times New Roman"/>
          <w:sz w:val="24"/>
          <w:szCs w:val="20"/>
        </w:rPr>
        <w:t xml:space="preserve">Upon the commencement of the process, the Transmission Provider shall: (i) post the study schedule </w:t>
      </w:r>
      <w:bookmarkStart w:id="759" w:name="_DV_X359"/>
      <w:bookmarkEnd w:id="757"/>
      <w:bookmarkEnd w:id="758"/>
      <w:r w:rsidRPr="00174718">
        <w:rPr>
          <w:rFonts w:ascii="Times New Roman" w:eastAsia="Times New Roman" w:hAnsi="Times New Roman" w:cs="Times New Roman"/>
          <w:sz w:val="24"/>
          <w:szCs w:val="20"/>
        </w:rPr>
        <w:t xml:space="preserve">and information relating to the study process on the SPP website; and (ii) provide notice of the posting via email distribution lists.  The schedule shall include a timeline and process for stakeholder submission of transmission needs, including transmission needs driven by Public Policy Requirements, and solutions to such needs as described in this Section III of this Attachment O. </w:t>
      </w:r>
      <w:bookmarkEnd w:id="759"/>
    </w:p>
    <w:p w14:paraId="6DD860CC"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21065F35" w14:textId="77777777" w:rsidR="00BF5323" w:rsidRPr="00174718" w:rsidRDefault="00BF5323" w:rsidP="00BF5323">
      <w:pPr>
        <w:tabs>
          <w:tab w:val="clear" w:pos="2431"/>
        </w:tabs>
        <w:spacing w:after="0" w:line="360" w:lineRule="auto"/>
        <w:ind w:left="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2)</w:t>
      </w:r>
      <w:r w:rsidRPr="00174718">
        <w:rPr>
          <w:rFonts w:ascii="Times New Roman" w:eastAsia="Times New Roman" w:hAnsi="Times New Roman" w:cs="Times New Roman"/>
          <w:sz w:val="24"/>
          <w:szCs w:val="20"/>
        </w:rPr>
        <w:tab/>
      </w:r>
      <w:bookmarkStart w:id="760" w:name="_DV_C122"/>
      <w:r w:rsidRPr="00174718">
        <w:rPr>
          <w:rFonts w:ascii="Times New Roman" w:eastAsia="Times New Roman" w:hAnsi="Times New Roman" w:cs="Times New Roman"/>
          <w:sz w:val="24"/>
          <w:szCs w:val="20"/>
        </w:rPr>
        <w:t xml:space="preserve">Preparation of the Integrated Transmission Planning Assessment </w:t>
      </w:r>
      <w:bookmarkEnd w:id="760"/>
    </w:p>
    <w:p w14:paraId="0C7F39B7"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07D5E392"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The Integrated Transmission Planning Assessment shall review the system for a</w:t>
      </w:r>
      <w:bookmarkStart w:id="761" w:name="_DV_X160"/>
      <w:r w:rsidRPr="00174718">
        <w:rPr>
          <w:rFonts w:ascii="Times New Roman" w:eastAsia="Times New Roman" w:hAnsi="Times New Roman" w:cs="Times New Roman"/>
          <w:sz w:val="24"/>
          <w:szCs w:val="20"/>
        </w:rPr>
        <w:t xml:space="preserve"> ten-year planning horizon</w:t>
      </w:r>
      <w:bookmarkEnd w:id="761"/>
      <w:r w:rsidRPr="00174718">
        <w:rPr>
          <w:rFonts w:ascii="Times New Roman" w:eastAsia="Times New Roman" w:hAnsi="Times New Roman" w:cs="Times New Roman"/>
          <w:sz w:val="24"/>
          <w:szCs w:val="20"/>
        </w:rPr>
        <w:t xml:space="preserve">.  This assessment is not intended to review each consecutive year in the planning horizon.  </w:t>
      </w:r>
    </w:p>
    <w:p w14:paraId="33881375"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bookmarkStart w:id="762" w:name="_DV_C130"/>
    </w:p>
    <w:p w14:paraId="065F4AEC"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 xml:space="preserve">The </w:t>
      </w:r>
      <w:bookmarkEnd w:id="762"/>
      <w:r w:rsidRPr="00174718">
        <w:rPr>
          <w:rFonts w:ascii="Times New Roman" w:eastAsia="Times New Roman" w:hAnsi="Times New Roman" w:cs="Times New Roman"/>
          <w:sz w:val="24"/>
          <w:szCs w:val="20"/>
        </w:rPr>
        <w:t>Integrated Transmission Planning Assessment shall identify solutions required to meet the criteria defined in Section III.3 of this Attachment O and assess the cost effectiveness of proposed solutions over a forty-year time horizon.</w:t>
      </w:r>
    </w:p>
    <w:p w14:paraId="10C9E3E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C39CAAC"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 xml:space="preserve">The Transmission Provider shall develop the Integrated Transmission Planning Assessment study scope with input from the stakeholders, in accordance with the parameters in the Integrated Transmission Planning Manual.  The study scope and the Integrated Transmission Planning Manual shall specify the methodology, criteria, assumptions, and data to be used, including how transmission needs will be identified, and how the input </w:t>
      </w:r>
      <w:r w:rsidRPr="00174718">
        <w:rPr>
          <w:rFonts w:ascii="Times New Roman" w:eastAsia="Times New Roman" w:hAnsi="Times New Roman" w:cs="Times New Roman"/>
          <w:sz w:val="24"/>
          <w:szCs w:val="20"/>
        </w:rPr>
        <w:lastRenderedPageBreak/>
        <w:t>requirements described in Section III.3 of this Attachment O will be incorporated.  The study scope shall include an explanation of which Public Policy Requirements will be evaluated for potential solutions in the Integrated Transmission Planning Assessment.  The final Integrated Transmission Planning Assessment study scope shall be posted on the SPP website.</w:t>
      </w:r>
    </w:p>
    <w:p w14:paraId="4020FE9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4CD3424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r w:rsidRPr="00174718">
        <w:rPr>
          <w:rFonts w:ascii="Times New Roman" w:eastAsia="Times New Roman" w:hAnsi="Times New Roman" w:cs="Times New Roman"/>
          <w:sz w:val="24"/>
          <w:szCs w:val="20"/>
        </w:rPr>
        <w:tab/>
      </w:r>
      <w:r w:rsidRPr="00174718">
        <w:rPr>
          <w:rFonts w:ascii="Times New Roman" w:eastAsia="Times New Roman" w:hAnsi="Times New Roman" w:cs="Times New Roman"/>
          <w:sz w:val="23"/>
          <w:szCs w:val="23"/>
        </w:rPr>
        <w:t xml:space="preserve">Notice of the transmission needs being evaluated in the </w:t>
      </w:r>
      <w:r w:rsidRPr="00174718">
        <w:rPr>
          <w:rFonts w:ascii="Times New Roman" w:eastAsia="Times New Roman" w:hAnsi="Times New Roman" w:cs="Times New Roman"/>
          <w:sz w:val="24"/>
          <w:szCs w:val="20"/>
        </w:rPr>
        <w:t xml:space="preserve">Integrated Transmission Planning </w:t>
      </w:r>
      <w:r w:rsidRPr="00174718">
        <w:rPr>
          <w:rFonts w:ascii="Times New Roman" w:eastAsia="Times New Roman" w:hAnsi="Times New Roman" w:cs="Times New Roman"/>
          <w:sz w:val="23"/>
          <w:szCs w:val="23"/>
        </w:rPr>
        <w:t xml:space="preserve">Assessment will be provided pursuant to Section III.6 of this Attachment O.  </w:t>
      </w:r>
      <w:r w:rsidRPr="00174718">
        <w:rPr>
          <w:rFonts w:ascii="Times New Roman" w:eastAsia="Times New Roman" w:hAnsi="Times New Roman" w:cs="Times New Roman"/>
          <w:sz w:val="24"/>
          <w:szCs w:val="20"/>
        </w:rPr>
        <w:t>In accordance with the study scope and the Integrated Transmission Planning Manual, the Transmission Provider shall analyze potential solutions pursuant to Section III.7 of this Attachment O.</w:t>
      </w:r>
    </w:p>
    <w:p w14:paraId="5FA2F882"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color w:val="000000"/>
          <w:sz w:val="24"/>
          <w:szCs w:val="20"/>
        </w:rPr>
      </w:pPr>
    </w:p>
    <w:p w14:paraId="0A247516"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bookmarkStart w:id="763" w:name="_DV_C146"/>
      <w:r w:rsidRPr="00174718">
        <w:rPr>
          <w:rFonts w:ascii="Times New Roman" w:eastAsia="Times New Roman" w:hAnsi="Times New Roman" w:cs="Times New Roman"/>
          <w:sz w:val="24"/>
          <w:szCs w:val="20"/>
        </w:rPr>
        <w:t>3)</w:t>
      </w:r>
      <w:r w:rsidRPr="00174718">
        <w:rPr>
          <w:rFonts w:ascii="Times New Roman" w:eastAsia="Times New Roman" w:hAnsi="Times New Roman" w:cs="Times New Roman"/>
          <w:sz w:val="24"/>
          <w:szCs w:val="20"/>
        </w:rPr>
        <w:tab/>
        <w:t xml:space="preserve">Policy, Reliability, and Economic Input Requirements to the Integrated Transmission Planning Assessment </w:t>
      </w:r>
      <w:bookmarkEnd w:id="763"/>
    </w:p>
    <w:p w14:paraId="33AC8903"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p>
    <w:p w14:paraId="7D10FE85"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In accordance with the Integrated Transmission Planning Manual, the Transmission Provider shall incorporate, as appropriate, the following as part of its planning studies:</w:t>
      </w:r>
    </w:p>
    <w:p w14:paraId="10012AA2"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p>
    <w:p w14:paraId="17CD352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r>
      <w:bookmarkStart w:id="764" w:name="_DV_M80"/>
      <w:bookmarkEnd w:id="764"/>
      <w:r w:rsidRPr="00174718">
        <w:rPr>
          <w:rFonts w:ascii="Times New Roman" w:eastAsia="Times New Roman" w:hAnsi="Times New Roman" w:cs="Times New Roman"/>
          <w:sz w:val="24"/>
          <w:szCs w:val="20"/>
        </w:rPr>
        <w:t>NERC Reliability Standards;</w:t>
      </w:r>
    </w:p>
    <w:p w14:paraId="367C409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57C73952"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SPP Criteria</w:t>
      </w:r>
      <w:bookmarkStart w:id="765" w:name="_DV_C155"/>
      <w:r w:rsidRPr="00174718">
        <w:rPr>
          <w:rFonts w:ascii="Times New Roman" w:eastAsia="Times New Roman" w:hAnsi="Times New Roman" w:cs="Times New Roman"/>
          <w:sz w:val="24"/>
          <w:szCs w:val="20"/>
        </w:rPr>
        <w:t xml:space="preserve">; </w:t>
      </w:r>
      <w:bookmarkEnd w:id="765"/>
    </w:p>
    <w:p w14:paraId="10EEF5C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3A5797D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Zonal Planning Criteria as set forth in Section II;</w:t>
      </w:r>
    </w:p>
    <w:p w14:paraId="4D6967C0"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bookmarkStart w:id="766" w:name="_DV_C163"/>
    </w:p>
    <w:p w14:paraId="5FBE1D9F"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bookmarkEnd w:id="766"/>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 xml:space="preserve">Transmission projects previously identified and approved for construction through an Attachment O planning process; </w:t>
      </w:r>
    </w:p>
    <w:p w14:paraId="1B8333A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136268A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w:t>
      </w:r>
      <w:r w:rsidRPr="00174718">
        <w:rPr>
          <w:rFonts w:ascii="Times New Roman" w:eastAsia="Times New Roman" w:hAnsi="Times New Roman" w:cs="Times New Roman"/>
          <w:sz w:val="24"/>
          <w:szCs w:val="20"/>
        </w:rPr>
        <w:tab/>
        <w:t xml:space="preserve">Previously approved Zonal Reliability Upgrades developed by </w:t>
      </w:r>
      <w:bookmarkStart w:id="767" w:name="_DV_M85"/>
      <w:bookmarkEnd w:id="767"/>
      <w:r w:rsidRPr="00174718">
        <w:rPr>
          <w:rFonts w:ascii="Times New Roman" w:eastAsia="Times New Roman" w:hAnsi="Times New Roman" w:cs="Times New Roman"/>
          <w:sz w:val="24"/>
          <w:szCs w:val="20"/>
        </w:rPr>
        <w:t>Transmission Owners</w:t>
      </w:r>
      <w:bookmarkStart w:id="768" w:name="_DV_C167"/>
      <w:r w:rsidRPr="00174718">
        <w:rPr>
          <w:rFonts w:ascii="Times New Roman" w:eastAsia="Times New Roman" w:hAnsi="Times New Roman" w:cs="Times New Roman"/>
          <w:sz w:val="24"/>
          <w:szCs w:val="20"/>
        </w:rPr>
        <w:t>, including those</w:t>
      </w:r>
      <w:bookmarkStart w:id="769" w:name="_DV_M86"/>
      <w:bookmarkEnd w:id="768"/>
      <w:bookmarkEnd w:id="769"/>
      <w:r w:rsidRPr="00174718">
        <w:rPr>
          <w:rFonts w:ascii="Times New Roman" w:eastAsia="Times New Roman" w:hAnsi="Times New Roman" w:cs="Times New Roman"/>
          <w:sz w:val="24"/>
          <w:szCs w:val="20"/>
        </w:rPr>
        <w:t xml:space="preserve"> that have their own FERC-approved local planning process,</w:t>
      </w:r>
      <w:bookmarkStart w:id="770" w:name="_DV_M88"/>
      <w:bookmarkEnd w:id="770"/>
      <w:r w:rsidRPr="00174718">
        <w:rPr>
          <w:rFonts w:ascii="Times New Roman" w:eastAsia="Times New Roman" w:hAnsi="Times New Roman" w:cs="Times New Roman"/>
          <w:sz w:val="24"/>
          <w:szCs w:val="20"/>
        </w:rPr>
        <w:t xml:space="preserve"> to meet Zonal Planning Criteria; </w:t>
      </w:r>
    </w:p>
    <w:p w14:paraId="4155FC0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1AB364B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f</w:t>
      </w:r>
      <w:bookmarkStart w:id="771" w:name="_DV_X176"/>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 xml:space="preserve">Long-term firm transmission service; </w:t>
      </w:r>
      <w:bookmarkEnd w:id="771"/>
    </w:p>
    <w:p w14:paraId="6F2B0908"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6106683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g</w:t>
      </w:r>
      <w:bookmarkStart w:id="772" w:name="_DV_M89"/>
      <w:bookmarkEnd w:id="772"/>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 xml:space="preserve">Load </w:t>
      </w:r>
      <w:bookmarkStart w:id="773" w:name="_DV_M90"/>
      <w:bookmarkEnd w:id="773"/>
      <w:r w:rsidRPr="00174718">
        <w:rPr>
          <w:rFonts w:ascii="Times New Roman" w:eastAsia="Times New Roman" w:hAnsi="Times New Roman" w:cs="Times New Roman"/>
          <w:sz w:val="24"/>
          <w:szCs w:val="20"/>
        </w:rPr>
        <w:t xml:space="preserve">forecasts, including the impact on load of existing and planned demand </w:t>
      </w:r>
      <w:bookmarkStart w:id="774" w:name="_DV_C174"/>
      <w:r w:rsidRPr="00174718">
        <w:rPr>
          <w:rFonts w:ascii="Times New Roman" w:eastAsia="Times New Roman" w:hAnsi="Times New Roman" w:cs="Times New Roman"/>
          <w:sz w:val="24"/>
          <w:szCs w:val="20"/>
        </w:rPr>
        <w:t xml:space="preserve">management programs, exclusive of demand </w:t>
      </w:r>
      <w:bookmarkStart w:id="775" w:name="_DV_M91"/>
      <w:bookmarkEnd w:id="774"/>
      <w:bookmarkEnd w:id="775"/>
      <w:r w:rsidRPr="00174718">
        <w:rPr>
          <w:rFonts w:ascii="Times New Roman" w:eastAsia="Times New Roman" w:hAnsi="Times New Roman" w:cs="Times New Roman"/>
          <w:sz w:val="24"/>
          <w:szCs w:val="20"/>
        </w:rPr>
        <w:t xml:space="preserve">response resources; </w:t>
      </w:r>
    </w:p>
    <w:p w14:paraId="4DD9375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12CB5E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h</w:t>
      </w:r>
      <w:bookmarkStart w:id="776" w:name="_DV_M92"/>
      <w:bookmarkEnd w:id="776"/>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Capacity forecasts, including generation additions and retirements;</w:t>
      </w:r>
      <w:bookmarkStart w:id="777" w:name="_DV_C179"/>
      <w:r w:rsidRPr="00174718">
        <w:rPr>
          <w:rFonts w:ascii="Times New Roman" w:eastAsia="Times New Roman" w:hAnsi="Times New Roman" w:cs="Times New Roman"/>
          <w:sz w:val="24"/>
          <w:szCs w:val="20"/>
        </w:rPr>
        <w:t xml:space="preserve"> </w:t>
      </w:r>
      <w:bookmarkEnd w:id="777"/>
    </w:p>
    <w:p w14:paraId="4B4B730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889978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bookmarkStart w:id="778" w:name="_DV_M93"/>
      <w:bookmarkEnd w:id="778"/>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Existing and planned demand response resources;</w:t>
      </w:r>
    </w:p>
    <w:p w14:paraId="41872621"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78CEA52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j)</w:t>
      </w:r>
      <w:r w:rsidRPr="00174718">
        <w:rPr>
          <w:rFonts w:ascii="Times New Roman" w:eastAsia="Times New Roman" w:hAnsi="Times New Roman" w:cs="Times New Roman"/>
          <w:sz w:val="24"/>
          <w:szCs w:val="20"/>
        </w:rPr>
        <w:tab/>
        <w:t>Congestion within SPP and</w:t>
      </w:r>
      <w:bookmarkStart w:id="779" w:name="_DV_X269"/>
      <w:bookmarkStart w:id="780" w:name="_DV_C192"/>
      <w:r w:rsidRPr="00174718">
        <w:rPr>
          <w:rFonts w:ascii="Times New Roman" w:eastAsia="Times New Roman" w:hAnsi="Times New Roman" w:cs="Times New Roman"/>
          <w:sz w:val="24"/>
          <w:szCs w:val="20"/>
        </w:rPr>
        <w:t xml:space="preserve"> between the SPP Region and other regions and balancing areas</w:t>
      </w:r>
      <w:bookmarkEnd w:id="779"/>
      <w:bookmarkEnd w:id="780"/>
      <w:r w:rsidRPr="00174718">
        <w:rPr>
          <w:rFonts w:ascii="Times New Roman" w:eastAsia="Times New Roman" w:hAnsi="Times New Roman" w:cs="Times New Roman"/>
          <w:sz w:val="24"/>
          <w:szCs w:val="20"/>
        </w:rPr>
        <w:t>;</w:t>
      </w:r>
    </w:p>
    <w:p w14:paraId="2AA2382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C514DE5"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k)</w:t>
      </w:r>
      <w:r w:rsidRPr="00174718">
        <w:rPr>
          <w:rFonts w:ascii="Times New Roman" w:eastAsia="Times New Roman" w:hAnsi="Times New Roman" w:cs="Times New Roman"/>
          <w:sz w:val="24"/>
          <w:szCs w:val="20"/>
        </w:rPr>
        <w:tab/>
        <w:t>Renewable energy standards;</w:t>
      </w:r>
    </w:p>
    <w:p w14:paraId="46260B3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3C89A36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l)</w:t>
      </w:r>
      <w:r w:rsidRPr="00174718">
        <w:rPr>
          <w:rFonts w:ascii="Times New Roman" w:eastAsia="Times New Roman" w:hAnsi="Times New Roman" w:cs="Times New Roman"/>
          <w:sz w:val="24"/>
          <w:szCs w:val="20"/>
        </w:rPr>
        <w:tab/>
        <w:t>Fuel price forecasts;</w:t>
      </w:r>
    </w:p>
    <w:p w14:paraId="074DD55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4FFE7CA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m)</w:t>
      </w:r>
      <w:r w:rsidRPr="00174718">
        <w:rPr>
          <w:rFonts w:ascii="Times New Roman" w:eastAsia="Times New Roman" w:hAnsi="Times New Roman" w:cs="Times New Roman"/>
          <w:sz w:val="24"/>
          <w:szCs w:val="20"/>
        </w:rPr>
        <w:tab/>
        <w:t xml:space="preserve">Energy efficiency requirements; </w:t>
      </w:r>
    </w:p>
    <w:p w14:paraId="71007A1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3A58AE61"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n)</w:t>
      </w:r>
      <w:r w:rsidRPr="00174718">
        <w:rPr>
          <w:rFonts w:ascii="Times New Roman" w:eastAsia="Times New Roman" w:hAnsi="Times New Roman" w:cs="Times New Roman"/>
          <w:sz w:val="24"/>
          <w:szCs w:val="20"/>
        </w:rPr>
        <w:tab/>
        <w:t xml:space="preserve">Other relevant environmental or government mandates; </w:t>
      </w:r>
    </w:p>
    <w:p w14:paraId="772699F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1EEDE463"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o)</w:t>
      </w:r>
      <w:r w:rsidRPr="00174718">
        <w:rPr>
          <w:rFonts w:ascii="Times New Roman" w:eastAsia="Times New Roman" w:hAnsi="Times New Roman" w:cs="Times New Roman"/>
          <w:sz w:val="24"/>
          <w:szCs w:val="20"/>
        </w:rPr>
        <w:tab/>
        <w:t xml:space="preserve">Public Policy Requirements identified through the annual survey of stakeholders and additional Public Policy Requirements as determined by the Transmission Provider and stakeholders; </w:t>
      </w:r>
    </w:p>
    <w:p w14:paraId="275F786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149B5B2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p)</w:t>
      </w:r>
      <w:r w:rsidRPr="00174718">
        <w:rPr>
          <w:rFonts w:ascii="Times New Roman" w:eastAsia="Times New Roman" w:hAnsi="Times New Roman" w:cs="Times New Roman"/>
          <w:sz w:val="24"/>
          <w:szCs w:val="20"/>
        </w:rPr>
        <w:tab/>
        <w:t>Operational experience gained from markets operated by the Transmission Provider;</w:t>
      </w:r>
    </w:p>
    <w:p w14:paraId="2705403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0F7E1FC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q)</w:t>
      </w:r>
      <w:r w:rsidRPr="00174718">
        <w:rPr>
          <w:rFonts w:ascii="Times New Roman" w:eastAsia="Times New Roman" w:hAnsi="Times New Roman" w:cs="Times New Roman"/>
          <w:sz w:val="24"/>
          <w:szCs w:val="20"/>
        </w:rPr>
        <w:tab/>
        <w:t>Other input requirements identified during the stakeholder process and included in the Integrated Transmission Planning Assessment scope; and</w:t>
      </w:r>
    </w:p>
    <w:p w14:paraId="7496EBC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5CE088EF"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r)</w:t>
      </w:r>
      <w:r w:rsidRPr="00174718">
        <w:rPr>
          <w:rFonts w:ascii="Times New Roman" w:eastAsia="Times New Roman" w:hAnsi="Times New Roman" w:cs="Times New Roman"/>
          <w:sz w:val="24"/>
          <w:szCs w:val="20"/>
        </w:rPr>
        <w:tab/>
        <w:t>Identified persistent operational issues.</w:t>
      </w:r>
    </w:p>
    <w:p w14:paraId="2CF2300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6229A2BB"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4)</w:t>
      </w:r>
      <w:r w:rsidRPr="00174718">
        <w:rPr>
          <w:rFonts w:ascii="Times New Roman" w:eastAsia="Times New Roman" w:hAnsi="Times New Roman" w:cs="Times New Roman"/>
          <w:sz w:val="24"/>
          <w:szCs w:val="20"/>
        </w:rPr>
        <w:tab/>
        <w:t>Inclusion of Generation and Demand Response Resources in the Integrated Transmission Planning Assessment</w:t>
      </w:r>
    </w:p>
    <w:p w14:paraId="7254DB7D"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3C753868"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In developing the long term capacity forecasts, the Integrated Transmission Planning Assessment will include generation and demand response resources capable of providing any of the functions assessed in the SPP planning process, and that can be relied upon on a long-term basis.  Such generation and demand response resources shall be permitted to participate in the planning process on a comparable basis.  Stakeholders may also propose any combination of demand resources, transmission, or generation as alternate solutions to identified needs. </w:t>
      </w:r>
    </w:p>
    <w:p w14:paraId="7801BA21"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p>
    <w:p w14:paraId="754E87B6"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5)</w:t>
      </w:r>
      <w:r w:rsidRPr="00174718">
        <w:rPr>
          <w:rFonts w:ascii="Times New Roman" w:eastAsia="Times New Roman" w:hAnsi="Times New Roman" w:cs="Times New Roman"/>
          <w:sz w:val="24"/>
          <w:szCs w:val="20"/>
        </w:rPr>
        <w:tab/>
        <w:t xml:space="preserve">Additional Information to be Included in the Integrated Transmission Planning Assessment </w:t>
      </w:r>
    </w:p>
    <w:p w14:paraId="60B9378B"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3C94B50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r>
      <w:bookmarkStart w:id="781" w:name="_DV_X36"/>
      <w:r w:rsidRPr="00174718">
        <w:rPr>
          <w:rFonts w:ascii="Times New Roman" w:eastAsia="Times New Roman" w:hAnsi="Times New Roman" w:cs="Times New Roman"/>
          <w:sz w:val="24"/>
          <w:szCs w:val="20"/>
        </w:rPr>
        <w:t xml:space="preserve">The </w:t>
      </w:r>
      <w:bookmarkEnd w:id="781"/>
      <w:r w:rsidRPr="00174718">
        <w:rPr>
          <w:rFonts w:ascii="Times New Roman" w:eastAsia="Times New Roman" w:hAnsi="Times New Roman" w:cs="Times New Roman"/>
          <w:sz w:val="24"/>
          <w:szCs w:val="20"/>
        </w:rPr>
        <w:t>studies performed under this Section III of Attachment O shall accommodate and model the specific long-term firm transmission service of Transmission Customers upon the completion of the associated Aggregate Facilities Study in accordance with Attachment Z1 of this Tariff and specific interconnections of Generation Interconnection Customers in accordance with the schedule for Generator Interconnection Agreements and Generation Interconnection Service upgrades in the Integrated Transmission Planning Manual.</w:t>
      </w:r>
    </w:p>
    <w:p w14:paraId="2FF185BE" w14:textId="77777777" w:rsidR="00BF5323" w:rsidRPr="00174718" w:rsidRDefault="00BF5323" w:rsidP="00BF5323">
      <w:pPr>
        <w:tabs>
          <w:tab w:val="clear" w:pos="2431"/>
        </w:tabs>
        <w:spacing w:after="0" w:line="360" w:lineRule="auto"/>
        <w:ind w:left="2160"/>
        <w:jc w:val="both"/>
        <w:rPr>
          <w:rFonts w:ascii="Times New Roman" w:eastAsia="Times New Roman" w:hAnsi="Times New Roman" w:cs="Times New Roman"/>
          <w:sz w:val="24"/>
          <w:szCs w:val="20"/>
        </w:rPr>
      </w:pPr>
    </w:p>
    <w:p w14:paraId="5FA4865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 xml:space="preserve">Transmission upgrades related to requests for transmission service that are described in Sections 19 and 32 of this Tariff and Attachment Z1 of this Tariff.  Upgrades associated with the accepted long-term firm transmission service are included in the Transmission System planning model upon the completion of the associated Aggregate Facilities Study in accordance with Attachment Z1 of this Tariff.  Transmission upgrades related to an approved request for transmission service may be deferred or supplemented by other upgrades based upon the results of subsequent studies.  Changes in planned </w:t>
      </w:r>
      <w:r w:rsidRPr="00174718">
        <w:rPr>
          <w:rFonts w:ascii="Times New Roman" w:eastAsia="Times New Roman" w:hAnsi="Times New Roman" w:cs="Times New Roman"/>
          <w:sz w:val="24"/>
          <w:szCs w:val="20"/>
        </w:rPr>
        <w:lastRenderedPageBreak/>
        <w:t>upgrades do not remove the obligation of the Transmission Provider to have adequate transmission facilities available to start or continue the approved transmission service.</w:t>
      </w:r>
    </w:p>
    <w:p w14:paraId="45C299E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5597657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r>
      <w:bookmarkStart w:id="782" w:name="_DV_X38"/>
      <w:r w:rsidRPr="00174718">
        <w:rPr>
          <w:rFonts w:ascii="Times New Roman" w:eastAsia="Times New Roman" w:hAnsi="Times New Roman" w:cs="Times New Roman"/>
          <w:sz w:val="24"/>
          <w:szCs w:val="20"/>
        </w:rPr>
        <w:t>Interconnection facilities and other transmission upgrades related to requests for Generator Interconnection Service are described in Attachment V of this Tariff.  Upgrades associated with the modeled Generator Interconnection Service are included in the Transmission System planning model upon the execution of a Generator Interconnection Agreement with the Generator Interconnection Customers or filing of an un-executed Generator Interconnection Agreement with the Commission.  Transmission upgrades related to an approved interconnection agreement may be deferred or supplemented by other upgrades based upon the results of subsequent studies.  Changes in planned upgrades do not remove the obligation of the Transmission Provider to have adequate transmission facilities available to start or continue the approved interconnection service</w:t>
      </w:r>
      <w:bookmarkEnd w:id="782"/>
      <w:r w:rsidRPr="00174718">
        <w:rPr>
          <w:rFonts w:ascii="Times New Roman" w:eastAsia="Times New Roman" w:hAnsi="Times New Roman" w:cs="Times New Roman"/>
          <w:sz w:val="24"/>
          <w:szCs w:val="20"/>
        </w:rPr>
        <w:t>.</w:t>
      </w:r>
    </w:p>
    <w:p w14:paraId="2C1CA70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624089B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r w:rsidRPr="00174718">
        <w:rPr>
          <w:rFonts w:ascii="Times New Roman" w:eastAsia="Times New Roman" w:hAnsi="Times New Roman" w:cs="Times New Roman"/>
          <w:sz w:val="24"/>
          <w:szCs w:val="20"/>
        </w:rPr>
        <w:tab/>
        <w:t xml:space="preserve">A Sponsored Upgrade will be included in the Transmission System planning model upon execution of the Agreement for Sponsored Upgrade in Schedule 1 to Attachment J of this Tariff.  </w:t>
      </w:r>
    </w:p>
    <w:p w14:paraId="60F0FB7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17EBDBF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w:t>
      </w:r>
      <w:r w:rsidRPr="00174718">
        <w:rPr>
          <w:rFonts w:ascii="Times New Roman" w:eastAsia="Times New Roman" w:hAnsi="Times New Roman" w:cs="Times New Roman"/>
          <w:sz w:val="24"/>
          <w:szCs w:val="20"/>
        </w:rPr>
        <w:tab/>
        <w:t xml:space="preserve">Projects approved in accordance with Section IV of this Attachment O will be included in the Transmission System planning model upon approval for construction.  </w:t>
      </w:r>
    </w:p>
    <w:p w14:paraId="4E62ADD5" w14:textId="77777777" w:rsidR="00BF5323" w:rsidRPr="00174718" w:rsidRDefault="00BF5323" w:rsidP="00BF5323">
      <w:pPr>
        <w:tabs>
          <w:tab w:val="clear" w:pos="2431"/>
        </w:tabs>
        <w:spacing w:after="0" w:line="360" w:lineRule="auto"/>
        <w:ind w:left="1080"/>
        <w:jc w:val="both"/>
        <w:rPr>
          <w:rFonts w:ascii="Times New Roman" w:eastAsia="Times New Roman" w:hAnsi="Times New Roman" w:cs="Times New Roman"/>
          <w:color w:val="000000"/>
          <w:sz w:val="24"/>
          <w:szCs w:val="20"/>
        </w:rPr>
      </w:pPr>
    </w:p>
    <w:p w14:paraId="3AB39E12"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6)</w:t>
      </w:r>
      <w:r w:rsidRPr="00174718">
        <w:rPr>
          <w:rFonts w:ascii="Times New Roman" w:eastAsia="Times New Roman" w:hAnsi="Times New Roman" w:cs="Times New Roman"/>
          <w:sz w:val="24"/>
          <w:szCs w:val="20"/>
        </w:rPr>
        <w:tab/>
        <w:t xml:space="preserve">Identification of Needs and Detailed Project Proposals </w:t>
      </w:r>
    </w:p>
    <w:p w14:paraId="17C3DC47"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4FE64B10" w14:textId="77777777" w:rsidR="00BF5323" w:rsidRPr="00174718" w:rsidRDefault="00BF5323" w:rsidP="00BF5323">
      <w:pPr>
        <w:tabs>
          <w:tab w:val="clear" w:pos="2431"/>
        </w:tabs>
        <w:spacing w:after="0" w:line="360" w:lineRule="auto"/>
        <w:ind w:left="144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After the study scope has been finalized, the Transmission Provider shall identify potential transmission needs, including any needs driven by Public Policy Requirements, in accordance with the Integrated Transmission Planning Assessment scope and the Integrated Transmission Planning Manual.  The Transmission Provider shall notify stakeholders of identified transmission needs </w:t>
      </w:r>
      <w:r w:rsidRPr="00174718">
        <w:rPr>
          <w:rFonts w:ascii="Times New Roman" w:eastAsia="Times New Roman" w:hAnsi="Times New Roman" w:cs="Times New Roman"/>
          <w:sz w:val="24"/>
          <w:szCs w:val="20"/>
        </w:rPr>
        <w:lastRenderedPageBreak/>
        <w:t xml:space="preserve">and provide a transmission planning response window of thirty (30) days during which any stakeholder may propose a detailed project proposal (DPP).  The Transmission Provider shall track each DPP and retain the information submitted pursuant to Section III.6(a) of this Attachment O.  If the project described in a DPP is approved by the SPP Board of Directors as an ITP upgrade, the submitting stakeholder may qualify for incentive points as described in Section III of Attachment Y of this Tariff.  </w:t>
      </w:r>
    </w:p>
    <w:p w14:paraId="50DA724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675F53A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The information supplied by the stakeholder must be sufficient to allow the Transmission Provider to evaluate the project described in the DPP.  At a minimum, the DPP must include the following information:</w:t>
      </w:r>
    </w:p>
    <w:p w14:paraId="4F1A0909"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34D97B68"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description of the project including one-line diagrams and  configuration(s), if available;</w:t>
      </w:r>
    </w:p>
    <w:p w14:paraId="16601628"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7F3EBA0B"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the specific need(s) identified in the Integrated Transmission Planning Assessment to be addressed;</w:t>
      </w:r>
    </w:p>
    <w:p w14:paraId="24743D12"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1A57A5CC"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iii)</w:t>
      </w:r>
      <w:r w:rsidRPr="00174718">
        <w:rPr>
          <w:rFonts w:ascii="Times New Roman" w:eastAsia="Times New Roman" w:hAnsi="Times New Roman" w:cs="Times New Roman"/>
          <w:sz w:val="24"/>
          <w:szCs w:val="20"/>
        </w:rPr>
        <w:tab/>
        <w:t>engineering and modeling data required by the Transmission Provider including identification and justification of any changes in modeling assumptions from those used in the current Integrated Transmission Planning Assessment;</w:t>
      </w:r>
    </w:p>
    <w:p w14:paraId="2F8036D0"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64C389C6"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iv)</w:t>
      </w:r>
      <w:r w:rsidRPr="00174718">
        <w:rPr>
          <w:rFonts w:ascii="Times New Roman" w:eastAsia="Times New Roman" w:hAnsi="Times New Roman" w:cs="Times New Roman"/>
          <w:sz w:val="24"/>
          <w:szCs w:val="20"/>
        </w:rPr>
        <w:tab/>
        <w:t>results of transmission project economic or reliability analysis, if available; and</w:t>
      </w:r>
    </w:p>
    <w:p w14:paraId="3C896452"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7DDA6D22"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v)</w:t>
      </w:r>
      <w:r w:rsidRPr="00174718">
        <w:rPr>
          <w:rFonts w:ascii="Times New Roman" w:eastAsia="Times New Roman" w:hAnsi="Times New Roman" w:cs="Times New Roman"/>
          <w:sz w:val="24"/>
          <w:szCs w:val="20"/>
        </w:rPr>
        <w:tab/>
        <w:t>any other information available to support the evaluation or cost estimation of the project.</w:t>
      </w:r>
    </w:p>
    <w:p w14:paraId="3F99BF44" w14:textId="77777777" w:rsidR="00BF5323" w:rsidRPr="00174718" w:rsidRDefault="00BF5323" w:rsidP="00BF5323">
      <w:pPr>
        <w:tabs>
          <w:tab w:val="clear" w:pos="2431"/>
        </w:tabs>
        <w:spacing w:after="0" w:line="360" w:lineRule="auto"/>
        <w:ind w:left="3600" w:hanging="720"/>
        <w:jc w:val="both"/>
        <w:rPr>
          <w:rFonts w:ascii="Times New Roman" w:eastAsia="Times New Roman" w:hAnsi="Times New Roman" w:cs="Times New Roman"/>
          <w:sz w:val="24"/>
          <w:szCs w:val="20"/>
        </w:rPr>
      </w:pPr>
    </w:p>
    <w:p w14:paraId="084B6EBF"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 xml:space="preserve">Any stakeholder providing a DPP that meets the requirements set forth in Section III.6(a) of this Attachment O will be recorded by the Transmission Provider for the Integrated Transmission Planning Assessment for which </w:t>
      </w:r>
      <w:r w:rsidRPr="00174718">
        <w:rPr>
          <w:rFonts w:ascii="Times New Roman" w:eastAsia="Times New Roman" w:hAnsi="Times New Roman" w:cs="Times New Roman"/>
          <w:sz w:val="24"/>
          <w:szCs w:val="20"/>
        </w:rPr>
        <w:lastRenderedPageBreak/>
        <w:t>the DPP was submitted, including the contact information of the stakeholder that submitted the DPP.</w:t>
      </w:r>
    </w:p>
    <w:p w14:paraId="50E43D19"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5F08CC42"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If the Transmission Provider, in its sole discretion, determines that the information provided in a DPP is incomplete, the Transmission Provider shall provide written notice to the stakeholder that submitted the DPP.  The stakeholder shall be permitted to cure such deficiency by the later of the end of the transmission planning response window or 10 days after the Transmission Provider issues such notice.  Failure to cure the deficiency shall result in the submission being disqualified as a DPP.</w:t>
      </w:r>
    </w:p>
    <w:p w14:paraId="6F90FA8F"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7E9201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r w:rsidRPr="00174718">
        <w:rPr>
          <w:rFonts w:ascii="Times New Roman" w:eastAsia="Times New Roman" w:hAnsi="Times New Roman" w:cs="Times New Roman"/>
          <w:sz w:val="24"/>
          <w:szCs w:val="20"/>
        </w:rPr>
        <w:tab/>
        <w:t xml:space="preserve">The Transmission Provider shall hold all DPPs in confidence until the thirty (30) day transmission planning response window has closed.  Subsequent to the close of the transmission planning response window, information contained in a DPP shall be disclosed to stakeholders only as the Transmission Provider determines it is necessary for the review of the DPP during the planning process and for documentation of the reason(s) why the DPP was or was not chosen in the current Integrated Transmission Planning Assessment.  The remaining information in the DPP will remain confidential. </w:t>
      </w:r>
    </w:p>
    <w:p w14:paraId="3580A14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2B78D2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w:t>
      </w:r>
      <w:r w:rsidRPr="00174718">
        <w:rPr>
          <w:rFonts w:ascii="Times New Roman" w:eastAsia="Times New Roman" w:hAnsi="Times New Roman" w:cs="Times New Roman"/>
          <w:sz w:val="24"/>
          <w:szCs w:val="20"/>
        </w:rPr>
        <w:tab/>
        <w:t xml:space="preserve">A stakeholder that submits a DPP is eligible for incentive points, in accordance with Section III of Attachment Y of this Tariff, for the current Integrated Transmission Planning Assessment.  </w:t>
      </w:r>
    </w:p>
    <w:p w14:paraId="76AF477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3D559DD0" w14:textId="77777777" w:rsidR="00BF5323" w:rsidRPr="00174718" w:rsidRDefault="00BF5323" w:rsidP="00BF5323">
      <w:pPr>
        <w:tabs>
          <w:tab w:val="clear" w:pos="2431"/>
        </w:tabs>
        <w:spacing w:after="0" w:line="360" w:lineRule="auto"/>
        <w:ind w:left="144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7)</w:t>
      </w:r>
      <w:r w:rsidRPr="00174718">
        <w:rPr>
          <w:rFonts w:ascii="Times New Roman" w:eastAsia="Times New Roman" w:hAnsi="Times New Roman" w:cs="Times New Roman"/>
          <w:sz w:val="24"/>
          <w:szCs w:val="20"/>
        </w:rPr>
        <w:tab/>
        <w:t xml:space="preserve">Process to Analyze Transmission Solutions and Alternatives for the Integrated Transmission Planning Assessment </w:t>
      </w:r>
    </w:p>
    <w:p w14:paraId="1893F88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7FB1FCD9" w14:textId="77777777" w:rsidR="00BF5323" w:rsidRPr="00174718" w:rsidRDefault="00BF5323" w:rsidP="00BF5323">
      <w:pPr>
        <w:numPr>
          <w:ilvl w:val="0"/>
          <w:numId w:val="31"/>
        </w:numPr>
        <w:tabs>
          <w:tab w:val="clear" w:pos="2431"/>
        </w:tabs>
        <w:spacing w:after="0" w:line="360" w:lineRule="auto"/>
        <w:ind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The Transmission Provider shall perform the required studies to analyze the potential solutions, including those needed for age and condition,  with limited exceptions noted in Section III.7(a)(i) of this Attachment O for Zonal Planning Criteria, for improvements to the Transmission System, </w:t>
      </w:r>
      <w:r w:rsidRPr="00174718">
        <w:rPr>
          <w:rFonts w:ascii="Times New Roman" w:eastAsia="Times New Roman" w:hAnsi="Times New Roman" w:cs="Times New Roman"/>
          <w:sz w:val="24"/>
          <w:szCs w:val="20"/>
        </w:rPr>
        <w:lastRenderedPageBreak/>
        <w:t>provided by the Transmission Provider and by the stakeholders, in order to address the final Integrated Transmission Planning Assessment study scope which shall consider the current and anticipated future needs of the SPP Region within the parameters of the Integrated Transmission Planning Manual.  The analysis shall also consider the value brought to the SPP Region by incremental changes to the proposed solutions.</w:t>
      </w:r>
    </w:p>
    <w:p w14:paraId="6A3E1EAB"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w:t>
      </w:r>
      <w:r w:rsidRPr="00174718">
        <w:rPr>
          <w:rFonts w:ascii="Times New Roman" w:eastAsia="Times New Roman" w:hAnsi="Times New Roman" w:cs="Times New Roman"/>
          <w:sz w:val="24"/>
          <w:szCs w:val="20"/>
        </w:rPr>
        <w:tab/>
        <w:t xml:space="preserve">Potential improvements to the Transmission System submitted by a Transmission Owner that are intended to relieve a violation of Zonal Planning Criteria shall be studied as a potential solution in accordance with the Integrated Transmission Planning Manual.    </w:t>
      </w:r>
    </w:p>
    <w:p w14:paraId="6C2B807A" w14:textId="77777777" w:rsidR="00BF5323" w:rsidRPr="00174718" w:rsidRDefault="00BF5323" w:rsidP="00BF5323">
      <w:pPr>
        <w:tabs>
          <w:tab w:val="clear" w:pos="2431"/>
        </w:tabs>
        <w:spacing w:after="0" w:line="360" w:lineRule="auto"/>
        <w:ind w:left="360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a.</w:t>
      </w:r>
      <w:r w:rsidRPr="00174718">
        <w:rPr>
          <w:rFonts w:ascii="Times New Roman" w:eastAsia="Times New Roman" w:hAnsi="Times New Roman" w:cs="Times New Roman"/>
          <w:sz w:val="24"/>
          <w:szCs w:val="20"/>
        </w:rPr>
        <w:tab/>
        <w:t xml:space="preserve">Transmission Owner shall provide its own analysis or explanation of the violation and the proposed solution to the Transmission Provider.  </w:t>
      </w:r>
    </w:p>
    <w:p w14:paraId="5BECB9E9" w14:textId="77777777" w:rsidR="00BF5323" w:rsidRPr="00174718" w:rsidRDefault="00BF5323" w:rsidP="00BF5323">
      <w:pPr>
        <w:tabs>
          <w:tab w:val="clear" w:pos="2431"/>
        </w:tabs>
        <w:spacing w:after="0" w:line="360" w:lineRule="auto"/>
        <w:ind w:left="360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 xml:space="preserve">Transmission Provider shall review the Transmission Owner analysis or explanation to ensure the solution is relieving the intended Zonal Planning Criteria exceedance.  If insufficient information has been provided by the Transmission Owner, the Transmission Provider, or its consultant, may perform additional study analysis if required at the Transmission Owner’s expense.  If additional study analysis is required, Transmission Owner will be responsible for the actual study cost associated with this Section III.7(a)(i).  Transmission Provider will provide Transmission Owner a study agreement, which must be returned within thirty (30) Calendar Days.  Failure to execute the study agreement will result in the solution submittal being withdrawn from consideration from the Integrated Transmission Planning Assessment.    </w:t>
      </w:r>
    </w:p>
    <w:p w14:paraId="23A50792" w14:textId="77777777" w:rsidR="00BF5323" w:rsidRPr="00174718" w:rsidRDefault="00BF5323" w:rsidP="00BF5323">
      <w:pPr>
        <w:tabs>
          <w:tab w:val="clear" w:pos="2431"/>
        </w:tabs>
        <w:spacing w:after="0" w:line="360" w:lineRule="auto"/>
        <w:ind w:left="39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 xml:space="preserve">  </w:t>
      </w:r>
    </w:p>
    <w:p w14:paraId="0D204369"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 xml:space="preserve">Potential improvements to the Transmission System submitted by a Transmission Owner that are determined to be beyond the scope of age and condition replacements (as indicated by the applicable </w:t>
      </w:r>
      <w:r w:rsidRPr="00174718">
        <w:rPr>
          <w:rFonts w:ascii="Times New Roman" w:eastAsia="Times New Roman" w:hAnsi="Times New Roman" w:cs="Times New Roman"/>
          <w:sz w:val="24"/>
          <w:szCs w:val="20"/>
        </w:rPr>
        <w:lastRenderedPageBreak/>
        <w:t xml:space="preserve">Facility Design Criteria) or do not relieve a Zonal Planning Criteria exceedance will not be evaluated through this Section III.7.  </w:t>
      </w:r>
    </w:p>
    <w:p w14:paraId="29C6BEA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488DE124"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bookmarkStart w:id="783" w:name="_DV_X383"/>
      <w:r w:rsidRPr="00174718">
        <w:rPr>
          <w:rFonts w:ascii="Times New Roman" w:eastAsia="Times New Roman" w:hAnsi="Times New Roman" w:cs="Times New Roman"/>
          <w:sz w:val="24"/>
          <w:szCs w:val="20"/>
        </w:rPr>
        <w:t>b)</w:t>
      </w:r>
      <w:r w:rsidRPr="00174718">
        <w:rPr>
          <w:rFonts w:ascii="Times New Roman" w:eastAsia="Times New Roman" w:hAnsi="Times New Roman" w:cs="Times New Roman"/>
          <w:sz w:val="24"/>
          <w:szCs w:val="20"/>
        </w:rPr>
        <w:tab/>
        <w:t xml:space="preserve">For all potential solutions provided by the stakeholders, including reliability upgrades that Transmission Owners (which includes those Transmission Owners that have their own FERC-approved local planning process), propose to address violations of Zonal Planning Criteria pursuant to Section </w:t>
      </w:r>
      <w:bookmarkEnd w:id="783"/>
      <w:r w:rsidRPr="00174718">
        <w:rPr>
          <w:rFonts w:ascii="Times New Roman" w:eastAsia="Times New Roman" w:hAnsi="Times New Roman" w:cs="Times New Roman"/>
          <w:sz w:val="24"/>
          <w:szCs w:val="20"/>
        </w:rPr>
        <w:t>II.5</w:t>
      </w:r>
      <w:bookmarkStart w:id="784" w:name="_DV_X385"/>
      <w:r w:rsidRPr="00174718">
        <w:rPr>
          <w:rFonts w:ascii="Times New Roman" w:eastAsia="Times New Roman" w:hAnsi="Times New Roman" w:cs="Times New Roman"/>
          <w:sz w:val="24"/>
          <w:szCs w:val="20"/>
        </w:rPr>
        <w:t xml:space="preserve"> of this Attachment O, and upgrades to address transmission needs driven in whole or in part by identified Public Policy Requirements,  the Transmission Provider shall determine if there is a more comprehensive regional solution to address the reliability needs,</w:t>
      </w:r>
    </w:p>
    <w:p w14:paraId="06030A4F" w14:textId="77777777" w:rsidR="00BF5323" w:rsidRPr="00174718" w:rsidRDefault="00BF5323" w:rsidP="00BF5323">
      <w:pPr>
        <w:tabs>
          <w:tab w:val="clear" w:pos="2431"/>
        </w:tabs>
        <w:spacing w:after="0" w:line="360" w:lineRule="auto"/>
        <w:ind w:left="216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economic needs, and needs driven by Public Policy Requirements identified in the assessment</w:t>
      </w:r>
      <w:bookmarkEnd w:id="784"/>
      <w:r w:rsidRPr="00174718">
        <w:rPr>
          <w:rFonts w:ascii="Times New Roman" w:eastAsia="Times New Roman" w:hAnsi="Times New Roman" w:cs="Times New Roman"/>
          <w:sz w:val="24"/>
          <w:szCs w:val="20"/>
        </w:rPr>
        <w:t>.</w:t>
      </w:r>
    </w:p>
    <w:p w14:paraId="3DAF1F3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024D4266"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c)</w:t>
      </w:r>
      <w:r w:rsidRPr="00174718">
        <w:rPr>
          <w:rFonts w:ascii="Times New Roman" w:eastAsia="Times New Roman" w:hAnsi="Times New Roman" w:cs="Times New Roman"/>
          <w:sz w:val="24"/>
          <w:szCs w:val="20"/>
        </w:rPr>
        <w:tab/>
        <w:t>The Transmission Provider will consider, on a comparable basis, any alternative proposals which could include, but would not be limited to, generation options, demand response programs, “smart grid” technologies, and energy efficiency programs.  Solutions will be evaluated against each other based on a comparison of their relative effectiveness of performance and economics.</w:t>
      </w:r>
    </w:p>
    <w:p w14:paraId="68F8E61E"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2FA10D6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d)</w:t>
      </w:r>
      <w:r w:rsidRPr="00174718">
        <w:rPr>
          <w:rFonts w:ascii="Times New Roman" w:eastAsia="Times New Roman" w:hAnsi="Times New Roman" w:cs="Times New Roman"/>
          <w:sz w:val="24"/>
          <w:szCs w:val="20"/>
        </w:rPr>
        <w:tab/>
        <w:t>The Transmission Provider shall assess the cost effectiveness of proposed solutions.  Such assessments shall be performed in accordance with the Integrated Transmission Planning Manual.  This analysis shall take into consideration the following:</w:t>
      </w:r>
    </w:p>
    <w:p w14:paraId="508C069A"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26E62826"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785" w:name="_DV_C246"/>
      <w:r w:rsidRPr="00174718">
        <w:rPr>
          <w:rFonts w:ascii="Times New Roman" w:eastAsia="Times New Roman" w:hAnsi="Times New Roman" w:cs="Times New Roman"/>
          <w:sz w:val="24"/>
          <w:szCs w:val="20"/>
        </w:rPr>
        <w:t>i</w:t>
      </w:r>
      <w:bookmarkStart w:id="786" w:name="_DV_X399"/>
      <w:bookmarkStart w:id="787" w:name="_DV_C247"/>
      <w:bookmarkEnd w:id="785"/>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The financial modeling time frame for the analysis shall be 40 years</w:t>
      </w:r>
      <w:bookmarkStart w:id="788" w:name="_DV_C248"/>
      <w:bookmarkEnd w:id="786"/>
      <w:bookmarkEnd w:id="787"/>
      <w:r w:rsidRPr="00174718">
        <w:rPr>
          <w:rFonts w:ascii="Times New Roman" w:eastAsia="Times New Roman" w:hAnsi="Times New Roman" w:cs="Times New Roman"/>
          <w:sz w:val="24"/>
          <w:szCs w:val="20"/>
        </w:rPr>
        <w:t xml:space="preserve"> (with the last 20 years provided by a terminal value)</w:t>
      </w:r>
      <w:bookmarkEnd w:id="788"/>
      <w:r w:rsidRPr="00174718">
        <w:rPr>
          <w:rFonts w:ascii="Times New Roman" w:eastAsia="Times New Roman" w:hAnsi="Times New Roman" w:cs="Times New Roman"/>
          <w:sz w:val="24"/>
          <w:szCs w:val="20"/>
        </w:rPr>
        <w:t>.</w:t>
      </w:r>
    </w:p>
    <w:p w14:paraId="669F0A5A"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7E5D02A5"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789" w:name="_DV_X402"/>
      <w:r w:rsidRPr="00174718">
        <w:rPr>
          <w:rFonts w:ascii="Times New Roman" w:eastAsia="Times New Roman" w:hAnsi="Times New Roman" w:cs="Times New Roman"/>
          <w:sz w:val="24"/>
          <w:szCs w:val="20"/>
        </w:rPr>
        <w:t>ii)</w:t>
      </w:r>
      <w:r w:rsidRPr="00174718">
        <w:rPr>
          <w:rFonts w:ascii="Times New Roman" w:eastAsia="Times New Roman" w:hAnsi="Times New Roman" w:cs="Times New Roman"/>
          <w:sz w:val="24"/>
          <w:szCs w:val="20"/>
        </w:rPr>
        <w:tab/>
        <w:t xml:space="preserve">The analysis shall include quantifying the benefits resulting from dispatch savings, loss reductions, avoided projects, applicable environmental impacts, reduction in required operating reserves, </w:t>
      </w:r>
      <w:r w:rsidRPr="00174718">
        <w:rPr>
          <w:rFonts w:ascii="Times New Roman" w:eastAsia="Times New Roman" w:hAnsi="Times New Roman" w:cs="Times New Roman"/>
          <w:sz w:val="24"/>
          <w:szCs w:val="20"/>
        </w:rPr>
        <w:lastRenderedPageBreak/>
        <w:t xml:space="preserve">interconnection improvements, congestion reduction, and other benefit metrics </w:t>
      </w:r>
      <w:bookmarkEnd w:id="789"/>
      <w:r w:rsidRPr="00174718">
        <w:rPr>
          <w:rFonts w:ascii="Times New Roman" w:eastAsia="Times New Roman" w:hAnsi="Times New Roman" w:cs="Times New Roman"/>
          <w:sz w:val="24"/>
          <w:szCs w:val="20"/>
        </w:rPr>
        <w:t>as appropriate, in accordance with this Attachment O and the Integrated Transmission Planning Manual.</w:t>
      </w:r>
    </w:p>
    <w:p w14:paraId="513B7FFB"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72A9ACC0"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790" w:name="_DV_X405"/>
      <w:bookmarkStart w:id="791" w:name="_DV_C258"/>
      <w:r w:rsidRPr="00174718">
        <w:rPr>
          <w:rFonts w:ascii="Times New Roman" w:eastAsia="Times New Roman" w:hAnsi="Times New Roman" w:cs="Times New Roman"/>
          <w:sz w:val="24"/>
          <w:szCs w:val="20"/>
        </w:rPr>
        <w:t>iii)</w:t>
      </w:r>
      <w:r w:rsidRPr="00174718">
        <w:rPr>
          <w:rFonts w:ascii="Times New Roman" w:eastAsia="Times New Roman" w:hAnsi="Times New Roman" w:cs="Times New Roman"/>
          <w:sz w:val="24"/>
          <w:szCs w:val="20"/>
        </w:rPr>
        <w:tab/>
        <w:t>The analysis shall identify and quantify, if possible, the benefits related to any</w:t>
      </w:r>
      <w:bookmarkStart w:id="792" w:name="_DV_X244"/>
      <w:bookmarkEnd w:id="790"/>
      <w:bookmarkEnd w:id="791"/>
      <w:r w:rsidRPr="00174718">
        <w:rPr>
          <w:rFonts w:ascii="Times New Roman" w:eastAsia="Times New Roman" w:hAnsi="Times New Roman" w:cs="Times New Roman"/>
          <w:sz w:val="24"/>
          <w:szCs w:val="20"/>
        </w:rPr>
        <w:t xml:space="preserve"> proposed transmission upgrade</w:t>
      </w:r>
      <w:bookmarkStart w:id="793" w:name="_DV_C260"/>
      <w:bookmarkEnd w:id="792"/>
      <w:r w:rsidRPr="00174718">
        <w:rPr>
          <w:rFonts w:ascii="Times New Roman" w:eastAsia="Times New Roman" w:hAnsi="Times New Roman" w:cs="Times New Roman"/>
          <w:sz w:val="24"/>
          <w:szCs w:val="20"/>
        </w:rPr>
        <w:t xml:space="preserve"> that is required to meet any regional reliability criteria</w:t>
      </w:r>
      <w:bookmarkEnd w:id="793"/>
      <w:r w:rsidRPr="00174718">
        <w:rPr>
          <w:rFonts w:ascii="Times New Roman" w:eastAsia="Times New Roman" w:hAnsi="Times New Roman" w:cs="Times New Roman"/>
          <w:sz w:val="24"/>
          <w:szCs w:val="20"/>
        </w:rPr>
        <w:t>.</w:t>
      </w:r>
    </w:p>
    <w:p w14:paraId="72554984"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4CF25240"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794" w:name="_DV_C262"/>
      <w:r w:rsidRPr="00174718">
        <w:rPr>
          <w:rFonts w:ascii="Times New Roman" w:eastAsia="Times New Roman" w:hAnsi="Times New Roman" w:cs="Times New Roman"/>
          <w:sz w:val="24"/>
          <w:szCs w:val="20"/>
        </w:rPr>
        <w:t>iv</w:t>
      </w:r>
      <w:bookmarkStart w:id="795" w:name="_DV_X408"/>
      <w:bookmarkEnd w:id="794"/>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 xml:space="preserve">The analysis scope shall include different scenarios to analyze sensitivities to load forecasts, wind generation levels, fuel prices, environmental costs, and other relevant factors.  </w:t>
      </w:r>
      <w:bookmarkStart w:id="796" w:name="_DV_M98"/>
      <w:bookmarkEnd w:id="795"/>
      <w:bookmarkEnd w:id="796"/>
      <w:r w:rsidRPr="00174718">
        <w:rPr>
          <w:rFonts w:ascii="Times New Roman" w:eastAsia="Times New Roman" w:hAnsi="Times New Roman" w:cs="Times New Roman"/>
          <w:sz w:val="24"/>
          <w:szCs w:val="20"/>
        </w:rPr>
        <w:t xml:space="preserve">The Transmission Provider shall </w:t>
      </w:r>
      <w:bookmarkStart w:id="797" w:name="_DV_C265"/>
      <w:r w:rsidRPr="00174718">
        <w:rPr>
          <w:rFonts w:ascii="Times New Roman" w:eastAsia="Times New Roman" w:hAnsi="Times New Roman" w:cs="Times New Roman"/>
          <w:sz w:val="24"/>
          <w:szCs w:val="20"/>
        </w:rPr>
        <w:t>consult the stakeholders to guide the development of these scenarios</w:t>
      </w:r>
      <w:bookmarkEnd w:id="797"/>
      <w:r w:rsidRPr="00174718">
        <w:rPr>
          <w:rFonts w:ascii="Times New Roman" w:eastAsia="Times New Roman" w:hAnsi="Times New Roman" w:cs="Times New Roman"/>
          <w:sz w:val="24"/>
          <w:szCs w:val="20"/>
        </w:rPr>
        <w:t>.</w:t>
      </w:r>
    </w:p>
    <w:p w14:paraId="074A407D"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4698A9B7"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798" w:name="_DV_C271"/>
      <w:r w:rsidRPr="00174718">
        <w:rPr>
          <w:rFonts w:ascii="Times New Roman" w:eastAsia="Times New Roman" w:hAnsi="Times New Roman" w:cs="Times New Roman"/>
          <w:sz w:val="24"/>
          <w:szCs w:val="20"/>
        </w:rPr>
        <w:t>v)</w:t>
      </w:r>
      <w:r w:rsidRPr="00174718">
        <w:rPr>
          <w:rFonts w:ascii="Times New Roman" w:eastAsia="Times New Roman" w:hAnsi="Times New Roman" w:cs="Times New Roman"/>
          <w:sz w:val="24"/>
          <w:szCs w:val="20"/>
        </w:rPr>
        <w:tab/>
        <w:t>The results of the analysis shall be reported on a regional,</w:t>
      </w:r>
      <w:bookmarkStart w:id="799" w:name="_DV_X410"/>
      <w:bookmarkStart w:id="800" w:name="_DV_C272"/>
      <w:bookmarkEnd w:id="798"/>
      <w:r w:rsidRPr="00174718">
        <w:rPr>
          <w:rFonts w:ascii="Times New Roman" w:eastAsia="Times New Roman" w:hAnsi="Times New Roman" w:cs="Times New Roman"/>
          <w:sz w:val="24"/>
          <w:szCs w:val="20"/>
        </w:rPr>
        <w:t xml:space="preserve"> zonal, </w:t>
      </w:r>
      <w:ins w:id="801" w:author="Author" w:date="2024-12-02T11:00:00Z" w16du:dateUtc="2024-12-02T17:00:00Z">
        <w:r w:rsidRPr="00174718">
          <w:rPr>
            <w:rFonts w:ascii="Times New Roman" w:eastAsia="Times New Roman" w:hAnsi="Times New Roman" w:cs="Times New Roman"/>
            <w:sz w:val="24"/>
            <w:szCs w:val="20"/>
          </w:rPr>
          <w:t>s</w:t>
        </w:r>
      </w:ins>
      <w:ins w:id="802" w:author="Author" w:date="2024-11-18T11:23:00Z" w16du:dateUtc="2024-11-18T17:23:00Z">
        <w:r w:rsidRPr="00174718">
          <w:rPr>
            <w:rFonts w:ascii="Times New Roman" w:eastAsia="Times New Roman" w:hAnsi="Times New Roman" w:cs="Times New Roman"/>
            <w:sz w:val="24"/>
            <w:szCs w:val="20"/>
          </w:rPr>
          <w:t>ubregion</w:t>
        </w:r>
      </w:ins>
      <w:ins w:id="803" w:author="Author" w:date="2024-12-02T11:00:00Z" w16du:dateUtc="2024-12-02T17:00:00Z">
        <w:r w:rsidRPr="00174718">
          <w:rPr>
            <w:rFonts w:ascii="Times New Roman" w:eastAsia="Times New Roman" w:hAnsi="Times New Roman" w:cs="Times New Roman"/>
            <w:sz w:val="24"/>
            <w:szCs w:val="20"/>
          </w:rPr>
          <w:t>al</w:t>
        </w:r>
      </w:ins>
      <w:ins w:id="804" w:author="Author" w:date="2024-11-18T11:23:00Z" w16du:dateUtc="2024-11-18T17:23:00Z">
        <w:r w:rsidRPr="00174718">
          <w:rPr>
            <w:rFonts w:ascii="Times New Roman" w:eastAsia="Times New Roman" w:hAnsi="Times New Roman" w:cs="Times New Roman"/>
            <w:sz w:val="24"/>
            <w:szCs w:val="20"/>
          </w:rPr>
          <w:t xml:space="preserve">, </w:t>
        </w:r>
      </w:ins>
      <w:r w:rsidRPr="00174718">
        <w:rPr>
          <w:rFonts w:ascii="Times New Roman" w:eastAsia="Times New Roman" w:hAnsi="Times New Roman" w:cs="Times New Roman"/>
          <w:sz w:val="24"/>
          <w:szCs w:val="20"/>
        </w:rPr>
        <w:t>and state-specific basi</w:t>
      </w:r>
      <w:bookmarkEnd w:id="799"/>
      <w:bookmarkEnd w:id="800"/>
      <w:r w:rsidRPr="00174718">
        <w:rPr>
          <w:rFonts w:ascii="Times New Roman" w:eastAsia="Times New Roman" w:hAnsi="Times New Roman" w:cs="Times New Roman"/>
          <w:sz w:val="24"/>
          <w:szCs w:val="20"/>
        </w:rPr>
        <w:t>s.</w:t>
      </w:r>
    </w:p>
    <w:p w14:paraId="69B3B50F"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p>
    <w:p w14:paraId="2E35E9A6" w14:textId="77777777" w:rsidR="00BF5323" w:rsidRPr="00174718" w:rsidRDefault="00BF5323" w:rsidP="00BF5323">
      <w:pPr>
        <w:tabs>
          <w:tab w:val="clear" w:pos="2431"/>
        </w:tabs>
        <w:spacing w:after="0" w:line="360" w:lineRule="auto"/>
        <w:ind w:left="2880" w:hanging="720"/>
        <w:jc w:val="both"/>
        <w:rPr>
          <w:rFonts w:ascii="Times New Roman" w:eastAsia="Times New Roman" w:hAnsi="Times New Roman" w:cs="Times New Roman"/>
          <w:sz w:val="24"/>
          <w:szCs w:val="20"/>
        </w:rPr>
      </w:pPr>
      <w:bookmarkStart w:id="805" w:name="_DV_C273"/>
      <w:r w:rsidRPr="00174718">
        <w:rPr>
          <w:rFonts w:ascii="Times New Roman" w:eastAsia="Times New Roman" w:hAnsi="Times New Roman" w:cs="Times New Roman"/>
          <w:sz w:val="24"/>
          <w:szCs w:val="20"/>
        </w:rPr>
        <w:t>vi</w:t>
      </w:r>
      <w:bookmarkStart w:id="806" w:name="_DV_X412"/>
      <w:bookmarkStart w:id="807" w:name="_DV_C274"/>
      <w:bookmarkEnd w:id="805"/>
      <w:r w:rsidRPr="00174718">
        <w:rPr>
          <w:rFonts w:ascii="Times New Roman" w:eastAsia="Times New Roman" w:hAnsi="Times New Roman" w:cs="Times New Roman"/>
          <w:sz w:val="24"/>
          <w:szCs w:val="20"/>
        </w:rPr>
        <w:t>)</w:t>
      </w:r>
      <w:r w:rsidRPr="00174718">
        <w:rPr>
          <w:rFonts w:ascii="Times New Roman" w:eastAsia="Times New Roman" w:hAnsi="Times New Roman" w:cs="Times New Roman"/>
          <w:sz w:val="24"/>
          <w:szCs w:val="20"/>
        </w:rPr>
        <w:tab/>
        <w:t>The analysis shall assess the net impact of the transmission plan, developed in accordance with this Attachment O, on a typical residential customer within the SPP Region and on a $/kWh basis</w:t>
      </w:r>
      <w:bookmarkEnd w:id="806"/>
      <w:bookmarkEnd w:id="807"/>
      <w:r w:rsidRPr="00174718">
        <w:rPr>
          <w:rFonts w:ascii="Times New Roman" w:eastAsia="Times New Roman" w:hAnsi="Times New Roman" w:cs="Times New Roman"/>
          <w:sz w:val="24"/>
          <w:szCs w:val="20"/>
        </w:rPr>
        <w:t>.</w:t>
      </w:r>
    </w:p>
    <w:p w14:paraId="6551600A"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p>
    <w:p w14:paraId="7DDE5E8F"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bookmarkStart w:id="808" w:name="_DV_X388"/>
      <w:r w:rsidRPr="00174718">
        <w:rPr>
          <w:rFonts w:ascii="Times New Roman" w:eastAsia="Times New Roman" w:hAnsi="Times New Roman" w:cs="Times New Roman"/>
          <w:sz w:val="24"/>
          <w:szCs w:val="20"/>
        </w:rPr>
        <w:t>e)</w:t>
      </w:r>
      <w:r w:rsidRPr="00174718">
        <w:rPr>
          <w:rFonts w:ascii="Times New Roman" w:eastAsia="Times New Roman" w:hAnsi="Times New Roman" w:cs="Times New Roman"/>
          <w:sz w:val="24"/>
          <w:szCs w:val="20"/>
        </w:rPr>
        <w:tab/>
        <w:t xml:space="preserve">The Transmission Provider shall make a comprehensive presentation of the </w:t>
      </w:r>
      <w:bookmarkEnd w:id="808"/>
      <w:r w:rsidRPr="00174718">
        <w:rPr>
          <w:rFonts w:ascii="Times New Roman" w:eastAsia="Times New Roman" w:hAnsi="Times New Roman" w:cs="Times New Roman"/>
          <w:sz w:val="24"/>
          <w:szCs w:val="20"/>
        </w:rPr>
        <w:t>preferred solutions, including the results of the analysis above,</w:t>
      </w:r>
      <w:bookmarkStart w:id="809" w:name="_DV_X390"/>
      <w:bookmarkStart w:id="810" w:name="_DV_C278"/>
      <w:r w:rsidRPr="00174718">
        <w:rPr>
          <w:rFonts w:ascii="Times New Roman" w:eastAsia="Times New Roman" w:hAnsi="Times New Roman" w:cs="Times New Roman"/>
          <w:sz w:val="24"/>
          <w:szCs w:val="20"/>
        </w:rPr>
        <w:t xml:space="preserve"> to the stakeholder working groups and at a planning summit meeting or web conference.  The presentation shall include a discussion of </w:t>
      </w:r>
      <w:bookmarkStart w:id="811" w:name="_DV_C279"/>
      <w:bookmarkEnd w:id="809"/>
      <w:bookmarkEnd w:id="810"/>
      <w:r w:rsidRPr="00174718">
        <w:rPr>
          <w:rFonts w:ascii="Times New Roman" w:eastAsia="Times New Roman" w:hAnsi="Times New Roman" w:cs="Times New Roman"/>
          <w:sz w:val="24"/>
          <w:szCs w:val="20"/>
        </w:rPr>
        <w:t xml:space="preserve">all </w:t>
      </w:r>
      <w:bookmarkStart w:id="812" w:name="_DV_X391"/>
      <w:bookmarkEnd w:id="811"/>
      <w:r w:rsidRPr="00174718">
        <w:rPr>
          <w:rFonts w:ascii="Times New Roman" w:eastAsia="Times New Roman" w:hAnsi="Times New Roman" w:cs="Times New Roman"/>
          <w:sz w:val="24"/>
          <w:szCs w:val="20"/>
        </w:rPr>
        <w:t xml:space="preserve">the Transmission Provider and stakeholder alternatives considered and reasons for choosing the particular </w:t>
      </w:r>
      <w:bookmarkEnd w:id="812"/>
      <w:r w:rsidRPr="00174718">
        <w:rPr>
          <w:rFonts w:ascii="Times New Roman" w:eastAsia="Times New Roman" w:hAnsi="Times New Roman" w:cs="Times New Roman"/>
          <w:sz w:val="24"/>
          <w:szCs w:val="20"/>
        </w:rPr>
        <w:t>preferred solutions.</w:t>
      </w:r>
    </w:p>
    <w:p w14:paraId="56DE889D"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bookmarkStart w:id="813" w:name="_DV_X394"/>
    </w:p>
    <w:p w14:paraId="322BC1D5"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f)</w:t>
      </w:r>
      <w:r w:rsidRPr="00174718">
        <w:rPr>
          <w:rFonts w:ascii="Times New Roman" w:eastAsia="Times New Roman" w:hAnsi="Times New Roman" w:cs="Times New Roman"/>
          <w:sz w:val="24"/>
          <w:szCs w:val="20"/>
        </w:rPr>
        <w:tab/>
        <w:t xml:space="preserve">The Transmission Provider shall solicit feedback on the solutions from the stakeholder working groups and through the stakeholders attending the various planning summits.  The Transmission Provider will also include </w:t>
      </w:r>
      <w:r w:rsidRPr="00174718">
        <w:rPr>
          <w:rFonts w:ascii="Times New Roman" w:eastAsia="Times New Roman" w:hAnsi="Times New Roman" w:cs="Times New Roman"/>
          <w:sz w:val="24"/>
          <w:szCs w:val="20"/>
        </w:rPr>
        <w:lastRenderedPageBreak/>
        <w:t>feedback from stakeholders through other meetings, teleconferences, web conferences, and via email or secure web-based workspace.</w:t>
      </w:r>
      <w:bookmarkEnd w:id="813"/>
    </w:p>
    <w:p w14:paraId="53B7D734" w14:textId="77777777" w:rsidR="00BF5323" w:rsidRPr="00174718" w:rsidRDefault="00BF5323" w:rsidP="00BF5323">
      <w:pPr>
        <w:tabs>
          <w:tab w:val="clear" w:pos="2431"/>
        </w:tabs>
        <w:spacing w:after="0" w:line="360" w:lineRule="auto"/>
        <w:jc w:val="both"/>
        <w:rPr>
          <w:rFonts w:ascii="Times New Roman" w:eastAsia="Times New Roman" w:hAnsi="Times New Roman" w:cs="Times New Roman"/>
          <w:sz w:val="24"/>
          <w:szCs w:val="20"/>
        </w:rPr>
      </w:pPr>
    </w:p>
    <w:p w14:paraId="4EC7C307" w14:textId="77777777" w:rsidR="00BF5323" w:rsidRPr="00174718" w:rsidRDefault="00BF5323" w:rsidP="00BF5323">
      <w:pPr>
        <w:tabs>
          <w:tab w:val="clear" w:pos="2431"/>
        </w:tabs>
        <w:spacing w:after="0" w:line="360" w:lineRule="auto"/>
        <w:ind w:left="2160" w:hanging="720"/>
        <w:jc w:val="both"/>
        <w:rPr>
          <w:rFonts w:ascii="Times New Roman" w:eastAsia="Times New Roman" w:hAnsi="Times New Roman" w:cs="Times New Roman"/>
          <w:sz w:val="24"/>
          <w:szCs w:val="20"/>
        </w:rPr>
      </w:pPr>
      <w:r w:rsidRPr="00174718">
        <w:rPr>
          <w:rFonts w:ascii="Times New Roman" w:eastAsia="Times New Roman" w:hAnsi="Times New Roman" w:cs="Times New Roman"/>
          <w:sz w:val="24"/>
          <w:szCs w:val="20"/>
        </w:rPr>
        <w:t>g)</w:t>
      </w:r>
      <w:r w:rsidRPr="00174718">
        <w:rPr>
          <w:rFonts w:ascii="Times New Roman" w:eastAsia="Times New Roman" w:hAnsi="Times New Roman" w:cs="Times New Roman"/>
          <w:sz w:val="24"/>
          <w:szCs w:val="20"/>
        </w:rPr>
        <w:tab/>
        <w:t>Upon consideration of the results of the cost effectiveness analysis and feedback received in the subsequent review process</w:t>
      </w:r>
      <w:bookmarkStart w:id="814" w:name="_DV_X366"/>
      <w:r w:rsidRPr="00174718">
        <w:rPr>
          <w:rFonts w:ascii="Times New Roman" w:eastAsia="Times New Roman" w:hAnsi="Times New Roman" w:cs="Times New Roman"/>
          <w:sz w:val="24"/>
          <w:szCs w:val="20"/>
        </w:rPr>
        <w:t>, the Transmission Provider shall prepare the annual Integrated Transmission Planning Assessment report, which shall include a draft list of projects for review and approval in accordance with Section V of this Attachment O.  The report</w:t>
      </w:r>
      <w:r w:rsidRPr="00174718">
        <w:rPr>
          <w:rFonts w:ascii="Times New Roman" w:eastAsia="Times New Roman" w:hAnsi="Times New Roman" w:cs="Times New Roman"/>
          <w:color w:val="000000"/>
          <w:sz w:val="24"/>
          <w:szCs w:val="20"/>
        </w:rPr>
        <w:t xml:space="preserve"> sh</w:t>
      </w:r>
      <w:r w:rsidRPr="00174718">
        <w:rPr>
          <w:rFonts w:ascii="Times New Roman" w:eastAsia="Times New Roman" w:hAnsi="Times New Roman" w:cs="Times New Roman"/>
          <w:sz w:val="24"/>
          <w:szCs w:val="20"/>
        </w:rPr>
        <w:t xml:space="preserve">all also include an explanation of which transmission needs driven by Public Policy Requirements were evaluated for potential solutions in the Integrated Transmission Planning Assessment, as well as an explanation of why other transmission needs driven by Public Policy Requirements were not evaluated.  </w:t>
      </w:r>
      <w:bookmarkEnd w:id="814"/>
    </w:p>
    <w:p w14:paraId="063E4702" w14:textId="7F632701" w:rsidR="00984A12" w:rsidRPr="00984A12" w:rsidRDefault="00984A12" w:rsidP="00F076A6">
      <w:pPr>
        <w:ind w:left="-540"/>
      </w:pPr>
    </w:p>
    <w:sectPr w:rsidR="00984A12" w:rsidRPr="00984A12" w:rsidSect="006B3A14">
      <w:headerReference w:type="default" r:id="rId57"/>
      <w:footerReference w:type="default" r:id="rId58"/>
      <w:headerReference w:type="first" r:id="rId59"/>
      <w:pgSz w:w="12240" w:h="15840"/>
      <w:pgMar w:top="1080" w:right="1440" w:bottom="1440" w:left="1440" w:header="45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4" w:author="Marisa Choate" w:date="2025-03-20T09:10:00Z" w:initials="MC">
    <w:p w14:paraId="728537CC" w14:textId="77777777" w:rsidR="00AE4904" w:rsidRDefault="00AE4904" w:rsidP="00AE4904">
      <w:pPr>
        <w:pStyle w:val="CommentText"/>
      </w:pPr>
      <w:r>
        <w:rPr>
          <w:rStyle w:val="CommentReference"/>
        </w:rPr>
        <w:annotationRef/>
      </w:r>
      <w:r>
        <w:t>“and” vs. “or” in subsections...which is correct?</w:t>
      </w:r>
    </w:p>
  </w:comment>
  <w:comment w:id="196" w:author="Marisa Choate" w:date="2025-03-20T09:10:00Z" w:initials="MC">
    <w:p w14:paraId="39A33CDD" w14:textId="77777777" w:rsidR="00AE4904" w:rsidRDefault="00AE4904" w:rsidP="00AE4904">
      <w:pPr>
        <w:pStyle w:val="CommentText"/>
      </w:pPr>
      <w:r>
        <w:rPr>
          <w:rStyle w:val="CommentReference"/>
        </w:rPr>
        <w:annotationRef/>
      </w:r>
      <w:r>
        <w:t>See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8537CC" w15:done="0"/>
  <w15:commentEx w15:paraId="39A33C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B1B9D" w16cex:dateUtc="2025-03-20T14:10:00Z"/>
  <w16cex:commentExtensible w16cex:durableId="59A3912E" w16cex:dateUtc="2025-03-20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8537CC" w16cid:durableId="27FB1B9D"/>
  <w16cid:commentId w16cid:paraId="39A33CDD" w16cid:durableId="59A391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A8EE" w14:textId="77777777" w:rsidR="00ED3C5D" w:rsidRDefault="00ED3C5D" w:rsidP="009A533B">
      <w:r>
        <w:separator/>
      </w:r>
    </w:p>
  </w:endnote>
  <w:endnote w:type="continuationSeparator" w:id="0">
    <w:p w14:paraId="60DDCAAC" w14:textId="77777777" w:rsidR="00ED3C5D" w:rsidRDefault="00ED3C5D" w:rsidP="009A533B">
      <w:r>
        <w:continuationSeparator/>
      </w:r>
    </w:p>
  </w:endnote>
  <w:endnote w:type="continuationNotice" w:id="1">
    <w:p w14:paraId="35E1FEEE" w14:textId="77777777" w:rsidR="00ED3C5D" w:rsidRDefault="00ED3C5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53C1" w14:textId="1747DBED" w:rsidR="00BF5323" w:rsidRDefault="00BF5323">
    <w:pPr>
      <w:pStyle w:val="Normal0"/>
      <w:jc w:val="right"/>
    </w:pPr>
    <w:r>
      <w:rPr>
        <w:rFonts w:ascii="Arial" w:eastAsia="Arial" w:hAnsi="Arial" w:cs="Arial"/>
        <w:color w:val="000000"/>
        <w:sz w:val="16"/>
      </w:rPr>
      <w:t xml:space="preserve">Effective Date: 7/6/2023 - Docket #: ER23-2081-000 -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D11E" w14:textId="56EB2DC6" w:rsidR="00BF5323" w:rsidRDefault="00BF5323">
    <w:pPr>
      <w:pStyle w:val="Normal0"/>
      <w:jc w:val="right"/>
    </w:pPr>
    <w:r>
      <w:rPr>
        <w:rFonts w:ascii="Arial" w:eastAsia="Arial" w:hAnsi="Arial" w:cs="Arial"/>
        <w:color w:val="000000"/>
        <w:sz w:val="16"/>
      </w:rPr>
      <w:t xml:space="preserve">Effective Date: 7/6/2023 - Docket #: ER23-2081-000 -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854C" w14:textId="3CEC7903" w:rsidR="00BF5323" w:rsidRDefault="00BF5323">
    <w:pPr>
      <w:pStyle w:val="Normal1"/>
      <w:jc w:val="right"/>
    </w:pPr>
    <w:r>
      <w:rPr>
        <w:rFonts w:ascii="Arial" w:eastAsia="Arial" w:hAnsi="Arial" w:cs="Arial"/>
        <w:color w:val="000000"/>
        <w:sz w:val="16"/>
      </w:rPr>
      <w:t xml:space="preserve">Effective Date: 3/1/2014 - Docket #: ER12-1179 -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335E" w14:textId="26E1BBC0" w:rsidR="00BF5323" w:rsidRDefault="00BF5323">
    <w:pPr>
      <w:pStyle w:val="Normal1"/>
      <w:jc w:val="right"/>
    </w:pPr>
    <w:r>
      <w:rPr>
        <w:rFonts w:ascii="Arial" w:eastAsia="Arial" w:hAnsi="Arial" w:cs="Arial"/>
        <w:color w:val="000000"/>
        <w:sz w:val="16"/>
      </w:rPr>
      <w:t xml:space="preserve">Effective Date: 3/1/2014 - Docket #: ER12-1179 -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3BDF" w14:textId="790DF0F4" w:rsidR="00BF5323" w:rsidRDefault="00BF5323">
    <w:pPr>
      <w:pStyle w:val="Normal2"/>
      <w:jc w:val="right"/>
    </w:pPr>
    <w:r>
      <w:rPr>
        <w:rFonts w:ascii="Arial" w:eastAsia="Arial" w:hAnsi="Arial" w:cs="Arial"/>
        <w:color w:val="000000"/>
        <w:sz w:val="16"/>
      </w:rPr>
      <w:t xml:space="preserve">Effective Date: 7/26/2010 - Docket #: ER10-1960-000 -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028F" w14:textId="77777777" w:rsidR="00BF5323" w:rsidRDefault="00BF5323" w:rsidP="0095063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A56E" w14:textId="71EBAB0C" w:rsidR="00BF5323" w:rsidRDefault="00BF5323">
    <w:pPr>
      <w:pStyle w:val="Normal3"/>
      <w:jc w:val="right"/>
    </w:pPr>
    <w:r>
      <w:rPr>
        <w:rFonts w:ascii="Arial" w:eastAsia="Arial" w:hAnsi="Arial" w:cs="Arial"/>
        <w:color w:val="000000"/>
        <w:sz w:val="16"/>
      </w:rPr>
      <w:t xml:space="preserve">Effective Date: 4/1/2021 - Docket #: ER21-799-000 -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p w14:paraId="5D34624C" w14:textId="77777777" w:rsidR="00BF5323" w:rsidRDefault="00BF5323"/>
  <w:p w14:paraId="3DABE8AF" w14:textId="77777777" w:rsidR="00BF5323" w:rsidRDefault="00BF532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F775" w14:textId="11AB4110" w:rsidR="00BF5323" w:rsidRDefault="00BF5323">
    <w:pPr>
      <w:pStyle w:val="Normal4"/>
      <w:jc w:val="right"/>
    </w:pPr>
    <w:r>
      <w:rPr>
        <w:rFonts w:ascii="Arial" w:eastAsia="Arial" w:hAnsi="Arial" w:cs="Arial"/>
        <w:color w:val="000000"/>
        <w:sz w:val="16"/>
      </w:rPr>
      <w:t xml:space="preserve">Effective Date: 4/1/2021 - Docket #: ER21-799-000 -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399E" w14:textId="03348A53" w:rsidR="00BF5323" w:rsidRDefault="00BF5323">
    <w:pPr>
      <w:pStyle w:val="Normal5"/>
      <w:jc w:val="right"/>
    </w:pPr>
    <w:r>
      <w:rPr>
        <w:rFonts w:ascii="Arial" w:eastAsia="Arial" w:hAnsi="Arial" w:cs="Arial"/>
        <w:color w:val="000000"/>
        <w:sz w:val="16"/>
      </w:rPr>
      <w:t xml:space="preserve">Effective Date: 4/1/2021 - Docket #: ER21-799-000 -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C591" w14:textId="064E4187" w:rsidR="00BF5323" w:rsidRDefault="00BF5323">
    <w:pPr>
      <w:pStyle w:val="Normal6"/>
      <w:jc w:val="right"/>
    </w:pPr>
    <w:r>
      <w:rPr>
        <w:rFonts w:ascii="Arial" w:eastAsia="Arial" w:hAnsi="Arial" w:cs="Arial"/>
        <w:color w:val="000000"/>
        <w:sz w:val="16"/>
      </w:rPr>
      <w:t xml:space="preserve">Effective Date: 7/1/2018 - Docket #: ER18-1426-000 -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D671" w14:textId="79D1F26D" w:rsidR="00BF5323" w:rsidRDefault="00BF5323">
    <w:pPr>
      <w:pStyle w:val="Normal7"/>
      <w:jc w:val="right"/>
    </w:pPr>
    <w:r>
      <w:rPr>
        <w:rFonts w:ascii="Arial" w:eastAsia="Arial" w:hAnsi="Arial" w:cs="Arial"/>
        <w:color w:val="000000"/>
        <w:sz w:val="16"/>
      </w:rPr>
      <w:t xml:space="preserve">Effective Date: 1/1/2024 - Docket #: ER24-257-000 -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3A76" w14:textId="0C321EBD" w:rsidR="00BF5323" w:rsidRDefault="00BF5323">
    <w:pPr>
      <w:pStyle w:val="Normal8"/>
      <w:jc w:val="right"/>
    </w:pPr>
    <w:r>
      <w:rPr>
        <w:rFonts w:ascii="Arial" w:eastAsia="Arial" w:hAnsi="Arial" w:cs="Arial"/>
        <w:color w:val="000000"/>
        <w:sz w:val="16"/>
      </w:rPr>
      <w:t xml:space="preserve">Effective Date: 7/26/2010 - Docket #: ER10-1960-000 -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E66A" w14:textId="7DB46275" w:rsidR="00BF5323" w:rsidRDefault="00BF5323">
    <w:pPr>
      <w:pStyle w:val="Normal8"/>
      <w:jc w:val="right"/>
    </w:pPr>
    <w:r>
      <w:rPr>
        <w:rFonts w:ascii="Arial" w:eastAsia="Arial" w:hAnsi="Arial" w:cs="Arial"/>
        <w:color w:val="000000"/>
        <w:sz w:val="16"/>
      </w:rPr>
      <w:t xml:space="preserve">Effective Date: 7/26/2010 - Docket #: ER10-1960-000 -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E0B9" w14:textId="5D32B771" w:rsidR="00BF5323" w:rsidRDefault="00BF5323">
    <w:pPr>
      <w:pStyle w:val="Normal9"/>
      <w:jc w:val="right"/>
    </w:pPr>
    <w:r>
      <w:rPr>
        <w:rFonts w:ascii="Arial" w:eastAsia="Arial" w:hAnsi="Arial" w:cs="Arial"/>
        <w:color w:val="000000"/>
        <w:sz w:val="16"/>
      </w:rPr>
      <w:t xml:space="preserve">Effective Date: 7/26/2010 - Docket #: ER10-1960-000 -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E0E5" w14:textId="6E44B723" w:rsidR="00BF5323" w:rsidRDefault="00BF5323">
    <w:pPr>
      <w:pStyle w:val="Normal9"/>
      <w:jc w:val="right"/>
    </w:pPr>
    <w:r>
      <w:rPr>
        <w:rFonts w:ascii="Arial" w:eastAsia="Arial" w:hAnsi="Arial" w:cs="Arial"/>
        <w:color w:val="000000"/>
        <w:sz w:val="16"/>
      </w:rPr>
      <w:t xml:space="preserve">Effective Date: 7/26/2010 - Docket #: ER10-1960-000 -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F4BD" w14:textId="46A2CAA3" w:rsidR="00BF5323" w:rsidRDefault="00BF5323">
    <w:pPr>
      <w:pStyle w:val="Normal100"/>
      <w:jc w:val="right"/>
    </w:pPr>
    <w:r>
      <w:rPr>
        <w:rFonts w:ascii="Arial" w:eastAsia="Arial" w:hAnsi="Arial" w:cs="Arial"/>
        <w:color w:val="000000"/>
        <w:sz w:val="16"/>
      </w:rPr>
      <w:t xml:space="preserve">Effective Date: 8/22/2023 - Docket #: ER23-2665-000 -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0AAC" w14:textId="77777777" w:rsidR="00BF5323" w:rsidRDefault="00BF5323" w:rsidP="0095063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2BED2" w14:textId="7400329E" w:rsidR="00BF5323" w:rsidRDefault="00BF5323">
    <w:pPr>
      <w:pStyle w:val="Normal11"/>
      <w:jc w:val="right"/>
    </w:pPr>
    <w:r>
      <w:rPr>
        <w:rFonts w:ascii="Arial" w:eastAsia="Arial" w:hAnsi="Arial" w:cs="Arial"/>
        <w:color w:val="000000"/>
        <w:sz w:val="16"/>
      </w:rPr>
      <w:t xml:space="preserve">Effective Date: 9/30/2024 - Docket #: ER24-2622-000 -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C02D" w14:textId="49D463A9" w:rsidR="00BF5323" w:rsidRDefault="00BF5323">
    <w:pPr>
      <w:pStyle w:val="Normal12"/>
      <w:jc w:val="right"/>
    </w:pPr>
    <w:r>
      <w:rPr>
        <w:rFonts w:ascii="Arial" w:eastAsia="Arial" w:hAnsi="Arial" w:cs="Arial"/>
        <w:color w:val="000000"/>
        <w:sz w:val="16"/>
      </w:rPr>
      <w:t xml:space="preserve">Effective Date: 7/26/2010 - Docket #: ER10-1960-000 - Page </w:t>
    </w:r>
    <w:r>
      <w:rPr>
        <w:rFonts w:ascii="Arial" w:eastAsia="Arial" w:hAnsi="Arial" w:cs="Arial"/>
        <w:color w:val="000000"/>
        <w:sz w:val="16"/>
        <w:shd w:val="clear" w:color="auto" w:fill="E6E6E6"/>
      </w:rPr>
      <w:fldChar w:fldCharType="begin"/>
    </w:r>
    <w:r>
      <w:rPr>
        <w:rFonts w:ascii="Arial" w:eastAsia="Arial" w:hAnsi="Arial" w:cs="Arial"/>
        <w:color w:val="000000"/>
        <w:sz w:val="16"/>
      </w:rPr>
      <w:instrText>PAGE</w:instrText>
    </w:r>
    <w:r>
      <w:rPr>
        <w:rFonts w:ascii="Arial" w:eastAsia="Arial" w:hAnsi="Arial" w:cs="Arial"/>
        <w:color w:val="000000"/>
        <w:sz w:val="16"/>
        <w:shd w:val="clear" w:color="auto" w:fill="E6E6E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A51F" w14:textId="77777777" w:rsidR="00BF5323" w:rsidRDefault="00BF5323" w:rsidP="0095063F">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FA7E" w14:textId="68C38DE3" w:rsidR="005E5663" w:rsidRPr="00BE344A" w:rsidRDefault="005E5663" w:rsidP="00EA69EB">
    <w:pPr>
      <w:pStyle w:val="Footer"/>
      <w:ind w:left="-540"/>
    </w:pPr>
    <w:r>
      <w:t xml:space="preserve">RR </w:t>
    </w:r>
    <w:r w:rsidR="00A80741">
      <w:t>665 HITT C1 Implementation</w:t>
    </w:r>
    <w:r w:rsidRPr="00BE344A">
      <w:tab/>
    </w:r>
    <w:r w:rsidRPr="00BE344A">
      <w:tab/>
    </w:r>
    <w:r w:rsidRPr="00BE344A">
      <w:fldChar w:fldCharType="begin"/>
    </w:r>
    <w:r w:rsidRPr="00BE344A">
      <w:instrText xml:space="preserve"> PAGE   \* MERGEFORMAT </w:instrText>
    </w:r>
    <w:r w:rsidRPr="00BE344A">
      <w:fldChar w:fldCharType="separate"/>
    </w:r>
    <w:r w:rsidR="00F210B7">
      <w:rPr>
        <w:noProof/>
      </w:rPr>
      <w:t>3</w:t>
    </w:r>
    <w:r w:rsidRPr="00BE344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23EB" w14:textId="77777777" w:rsidR="00ED3C5D" w:rsidRDefault="00ED3C5D" w:rsidP="009A533B">
      <w:r>
        <w:separator/>
      </w:r>
    </w:p>
  </w:footnote>
  <w:footnote w:type="continuationSeparator" w:id="0">
    <w:p w14:paraId="322DC717" w14:textId="77777777" w:rsidR="00ED3C5D" w:rsidRDefault="00ED3C5D" w:rsidP="009A533B">
      <w:r>
        <w:continuationSeparator/>
      </w:r>
    </w:p>
  </w:footnote>
  <w:footnote w:type="continuationNotice" w:id="1">
    <w:p w14:paraId="04470EB2" w14:textId="77777777" w:rsidR="00ED3C5D" w:rsidRDefault="00ED3C5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10CB" w14:textId="77777777" w:rsidR="00BF5323" w:rsidRDefault="00BF5323">
    <w:pPr>
      <w:pStyle w:val="Normal0"/>
      <w:spacing w:after="240"/>
      <w:jc w:val="left"/>
    </w:pPr>
    <w:r>
      <w:rPr>
        <w:rFonts w:ascii="Arial" w:eastAsia="Arial" w:hAnsi="Arial" w:cs="Arial"/>
        <w:color w:val="000000"/>
        <w:sz w:val="16"/>
      </w:rPr>
      <w:t>Southwest Power Pool - Open Access Transmission Tariff, Sixth Revised Volume No. 1 - Part I I Common Service Provisions - Section 1 1 Definitions - Definitions R 1 Definitions 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D219" w14:textId="77777777" w:rsidR="00BF5323" w:rsidRDefault="00BF5323">
    <w:pPr>
      <w:pStyle w:val="Normal0"/>
      <w:spacing w:after="24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B9BB" w14:textId="77777777" w:rsidR="00BF5323" w:rsidRDefault="00BF5323">
    <w:pPr>
      <w:pStyle w:val="Normal0"/>
      <w:spacing w:after="240"/>
      <w:jc w:val="left"/>
    </w:pPr>
    <w:r>
      <w:rPr>
        <w:rFonts w:ascii="Arial" w:eastAsia="Arial" w:hAnsi="Arial" w:cs="Arial"/>
        <w:color w:val="000000"/>
        <w:sz w:val="16"/>
      </w:rPr>
      <w:t>Southwest Power Pool - Open Access Transmission Tariff, Sixth Revised Volume No. 1 - Part I I Common Service Provisions - Section 1 1 Definitions - Definitions R 1 Definitions 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2BB36" w14:textId="77777777" w:rsidR="00BF5323" w:rsidRDefault="00BF5323">
    <w:pPr>
      <w:pStyle w:val="Normal1"/>
      <w:spacing w:after="240"/>
      <w:jc w:val="left"/>
    </w:pPr>
    <w:r>
      <w:rPr>
        <w:rFonts w:ascii="Arial" w:eastAsia="Arial" w:hAnsi="Arial" w:cs="Arial"/>
        <w:color w:val="000000"/>
        <w:sz w:val="16"/>
      </w:rPr>
      <w:t>Southwest Power Pool - Open Access Transmission Tariff, Sixth Revised Volume No. 1 - Part II II Point-To-Point Transmission Service - Section 25 25 Compensation for Transmission Service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1472" w14:textId="77777777" w:rsidR="00BF5323" w:rsidRDefault="00BF5323">
    <w:pPr>
      <w:pStyle w:val="Normal1"/>
      <w:spacing w:after="240"/>
      <w:jc w:val="left"/>
    </w:pPr>
    <w:r>
      <w:rPr>
        <w:rFonts w:ascii="Arial" w:eastAsia="Arial" w:hAnsi="Arial" w:cs="Arial"/>
        <w:color w:val="000000"/>
        <w:sz w:val="16"/>
      </w:rPr>
      <w:t>Southwest Power Pool - Open Access Transmission Tariff, Sixth Revised Volume No. 1 - Part II II Point-To-Point Transmission Service - Section 25 25 Compensation for Transmission Service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9A9D" w14:textId="77777777" w:rsidR="00BF5323" w:rsidRDefault="00BF5323">
    <w:pPr>
      <w:pStyle w:val="Normal2"/>
      <w:spacing w:after="240"/>
      <w:jc w:val="left"/>
    </w:pPr>
    <w:r>
      <w:rPr>
        <w:rFonts w:ascii="Arial" w:eastAsia="Arial" w:hAnsi="Arial" w:cs="Arial"/>
        <w:color w:val="000000"/>
        <w:sz w:val="16"/>
      </w:rPr>
      <w:t>Southwest Power Pool - Open Access Transmission Tariff, Sixth Revised Volume No. 1 - Part III III Network Integration Transmission Service - Section 34  34 Rates and Charges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B4FE" w14:textId="77777777" w:rsidR="00BF5323" w:rsidRDefault="00BF5323">
    <w:pPr>
      <w:pStyle w:val="Normal2"/>
      <w:spacing w:after="24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7325" w14:textId="77777777" w:rsidR="00BF5323" w:rsidRDefault="00BF5323">
    <w:pPr>
      <w:pStyle w:val="Normal2"/>
      <w:spacing w:after="24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5855" w14:textId="77777777" w:rsidR="00BF5323" w:rsidRDefault="00BF5323">
    <w:pPr>
      <w:pStyle w:val="Normal3"/>
      <w:spacing w:after="240"/>
      <w:jc w:val="left"/>
    </w:pPr>
    <w:r>
      <w:rPr>
        <w:rFonts w:ascii="Arial" w:eastAsia="Arial" w:hAnsi="Arial" w:cs="Arial"/>
        <w:color w:val="000000"/>
        <w:sz w:val="16"/>
      </w:rPr>
      <w:t>Southwest Power Pool - Open Access Transmission Tariff, Sixth Revised Volume No. 1 - Schedule 7 Schedule 7 Long-Term Firm and Short-Term Firm Point-To-Pt...</w:t>
    </w:r>
  </w:p>
  <w:p w14:paraId="45345998" w14:textId="77777777" w:rsidR="00BF5323" w:rsidRDefault="00BF5323"/>
  <w:p w14:paraId="045DF636" w14:textId="77777777" w:rsidR="00BF5323" w:rsidRDefault="00BF532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C005" w14:textId="77777777" w:rsidR="00BF5323" w:rsidRDefault="00BF5323">
    <w:pPr>
      <w:pStyle w:val="Normal4"/>
      <w:spacing w:after="240"/>
      <w:jc w:val="left"/>
    </w:pPr>
    <w:r>
      <w:rPr>
        <w:rFonts w:ascii="Arial" w:eastAsia="Arial" w:hAnsi="Arial" w:cs="Arial"/>
        <w:color w:val="000000"/>
        <w:sz w:val="16"/>
      </w:rPr>
      <w:t>Southwest Power Pool - Open Access Transmission Tariff, Sixth Revised Volume No. 1 - Schedule 8 Schedule 8 Non-Firm Point-To-Point Transmission Service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2600" w14:textId="77777777" w:rsidR="00BF5323" w:rsidRDefault="00BF5323">
    <w:pPr>
      <w:pStyle w:val="Normal5"/>
      <w:spacing w:after="240"/>
      <w:jc w:val="left"/>
    </w:pPr>
    <w:r>
      <w:rPr>
        <w:rFonts w:ascii="Arial" w:eastAsia="Arial" w:hAnsi="Arial" w:cs="Arial"/>
        <w:color w:val="000000"/>
        <w:sz w:val="16"/>
      </w:rPr>
      <w:t>Southwest Power Pool - Open Access Transmission Tariff, Sixth Revised Volume No. 1 - Schedule 9 Schedule 9 Network Integration Transmission Service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6190" w14:textId="77777777" w:rsidR="00BF5323" w:rsidRDefault="00BF5323">
    <w:pPr>
      <w:pStyle w:val="Normal6"/>
      <w:spacing w:after="240"/>
      <w:jc w:val="left"/>
    </w:pPr>
    <w:r>
      <w:rPr>
        <w:rFonts w:ascii="Arial" w:eastAsia="Arial" w:hAnsi="Arial" w:cs="Arial"/>
        <w:color w:val="000000"/>
        <w:sz w:val="16"/>
      </w:rPr>
      <w:t>Southwest Power Pool - Open Access Transmission Tariff, Sixth Revised Volume No. 1 - Schedule 11 Schedule 11 Base Plan Zonal Charge and Region-wide Charge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E247" w14:textId="77777777" w:rsidR="00BF5323" w:rsidRDefault="00BF5323">
    <w:pPr>
      <w:pStyle w:val="Normal7"/>
      <w:spacing w:after="240"/>
      <w:jc w:val="left"/>
    </w:pPr>
    <w:r>
      <w:rPr>
        <w:rFonts w:ascii="Arial" w:eastAsia="Arial" w:hAnsi="Arial" w:cs="Arial"/>
        <w:color w:val="000000"/>
        <w:sz w:val="16"/>
      </w:rPr>
      <w:t>Southwest Power Pool - Open Access Transmission Tariff, Sixth Revised Volume No. 1 - Attachment H Attachment H Annual Transmission Revenue Requirement For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2B05" w14:textId="77777777" w:rsidR="00BF5323" w:rsidRDefault="00BF5323">
    <w:pPr>
      <w:pStyle w:val="Normal8"/>
      <w:spacing w:after="240"/>
      <w:jc w:val="left"/>
    </w:pPr>
    <w:r>
      <w:rPr>
        <w:rFonts w:ascii="Arial" w:eastAsia="Arial" w:hAnsi="Arial" w:cs="Arial"/>
        <w:color w:val="000000"/>
        <w:sz w:val="16"/>
      </w:rPr>
      <w:t>Southwest Power Pool - Open Access Transmission Tariff, Sixth Revised Volume No. 1 - Attachment J Attachment J Recovery of Costs Associated with....</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BD3E" w14:textId="77777777" w:rsidR="00BF5323" w:rsidRDefault="00BF5323">
    <w:pPr>
      <w:pStyle w:val="Normal8"/>
      <w:spacing w:after="240"/>
      <w:jc w:val="left"/>
    </w:pPr>
    <w:r>
      <w:rPr>
        <w:rFonts w:ascii="Arial" w:eastAsia="Arial" w:hAnsi="Arial" w:cs="Arial"/>
        <w:color w:val="000000"/>
        <w:sz w:val="16"/>
      </w:rPr>
      <w:t>Southwest Power Pool - Open Access Transmission Tariff, Sixth Revised Volume No. 1 - Attachment J Attachment J Recovery of Costs Associated with....</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601A" w14:textId="77777777" w:rsidR="00BF5323" w:rsidRDefault="00BF5323">
    <w:pPr>
      <w:pStyle w:val="Normal9"/>
      <w:spacing w:after="240"/>
      <w:jc w:val="left"/>
    </w:pPr>
    <w:r>
      <w:rPr>
        <w:rFonts w:ascii="Arial" w:eastAsia="Arial" w:hAnsi="Arial" w:cs="Arial"/>
        <w:color w:val="000000"/>
        <w:sz w:val="16"/>
      </w:rPr>
      <w:t>Southwest Power Pool - Open Access Transmission Tariff, Sixth Revised Volume No. 1 - Attachment J Attachment J Recovery of Costs Associated with.... - Attachment J Section I Attachment J Section 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B909" w14:textId="77777777" w:rsidR="00BF5323" w:rsidRDefault="00BF5323">
    <w:pPr>
      <w:pStyle w:val="Normal9"/>
      <w:spacing w:after="240"/>
      <w:jc w:val="left"/>
    </w:pPr>
    <w:r>
      <w:rPr>
        <w:rFonts w:ascii="Arial" w:eastAsia="Arial" w:hAnsi="Arial" w:cs="Arial"/>
        <w:color w:val="000000"/>
        <w:sz w:val="16"/>
      </w:rPr>
      <w:t>Southwest Power Pool - Open Access Transmission Tariff, Sixth Revised Volume No. 1 - Attachment J Attachment J Recovery of Costs Associated with.... - Attachment J Section I Attachment J Section I</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2111" w14:textId="77777777" w:rsidR="00BF5323" w:rsidRDefault="00BF5323">
    <w:pPr>
      <w:pStyle w:val="Normal100"/>
      <w:spacing w:after="240"/>
      <w:jc w:val="left"/>
    </w:pPr>
    <w:r>
      <w:rPr>
        <w:rFonts w:ascii="Arial" w:eastAsia="Arial" w:hAnsi="Arial" w:cs="Arial"/>
        <w:color w:val="000000"/>
        <w:sz w:val="16"/>
      </w:rPr>
      <w:t>Southwest Power Pool - Open Access Transmission Tariff, Sixth Revised Volume No. 1 - Attachment J Attachment J Recovery of Costs Associated with.... - Attachment J Section II Attachment J Section II</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C487" w14:textId="77777777" w:rsidR="00BF5323" w:rsidRDefault="00BF5323">
    <w:pPr>
      <w:pStyle w:val="Normal100"/>
      <w:spacing w:after="24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24F2" w14:textId="77777777" w:rsidR="00BF5323" w:rsidRDefault="00BF5323">
    <w:pPr>
      <w:pStyle w:val="Normal11"/>
      <w:spacing w:after="240"/>
      <w:jc w:val="left"/>
    </w:pPr>
    <w:r>
      <w:rPr>
        <w:rFonts w:ascii="Arial" w:eastAsia="Arial" w:hAnsi="Arial" w:cs="Arial"/>
        <w:color w:val="000000"/>
        <w:sz w:val="16"/>
      </w:rPr>
      <w:t>Southwest Power Pool - Open Access Transmission Tariff, Sixth Revised Volume No. 1 - Attachment J Attachment J Recovery of Costs Associated with.... - Attachment J Section III Attachment J Section III</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9D7D" w14:textId="77777777" w:rsidR="00BF5323" w:rsidRDefault="00BF5323">
    <w:pPr>
      <w:pStyle w:val="Normal12"/>
      <w:spacing w:after="240"/>
      <w:jc w:val="left"/>
    </w:pPr>
    <w:r>
      <w:rPr>
        <w:rFonts w:ascii="Arial" w:eastAsia="Arial" w:hAnsi="Arial" w:cs="Arial"/>
        <w:color w:val="000000"/>
        <w:sz w:val="16"/>
      </w:rPr>
      <w:t>Southwest Power Pool - Open Access Transmission Tariff, Sixth Revised Volume No. 1 - Attachment L Attachment L Treatment of Revenues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450A" w14:textId="77777777" w:rsidR="00BF5323" w:rsidRPr="00A54D7F" w:rsidRDefault="00BF5323" w:rsidP="00A54D7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E445" w14:textId="77777777" w:rsidR="005E5663" w:rsidRDefault="005E5663" w:rsidP="006B3A14">
    <w:pPr>
      <w:pStyle w:val="Header"/>
      <w:ind w:left="-1080"/>
    </w:pP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8E8B" w14:textId="77777777" w:rsidR="005E5663" w:rsidRDefault="005E5663" w:rsidP="006B3A14">
    <w:pPr>
      <w:pStyle w:val="Header"/>
      <w:ind w:left="-810"/>
    </w:pPr>
    <w:r>
      <w:rPr>
        <w:noProof/>
      </w:rPr>
      <w:drawing>
        <wp:inline distT="0" distB="0" distL="0" distR="0" wp14:anchorId="6FF93B54" wp14:editId="4765E6FF">
          <wp:extent cx="1554480" cy="548640"/>
          <wp:effectExtent l="0" t="0" r="0" b="0"/>
          <wp:docPr id="2" name="Picture 2" descr="C:\Users\ekp0506\AppData\Local\Microsoft\Windows\INetCache\Content.Word\SPP-Logo-LOW-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ekp0506\AppData\Local\Microsoft\Windows\INetCache\Content.Word\SPP-Logo-LOW-R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5486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6A90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EB862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7BE7CD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B8A0A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76209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4C6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ECFC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806D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CE489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6AE93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CF3E279A"/>
    <w:lvl w:ilvl="0" w:tplc="71AC4ED0">
      <w:start w:val="1"/>
      <w:numFmt w:val="upperLetter"/>
      <w:lvlText w:val="%1."/>
      <w:lvlJc w:val="left"/>
      <w:pPr>
        <w:ind w:left="1440" w:hanging="360"/>
      </w:pPr>
      <w:rPr>
        <w:rFonts w:hint="default"/>
      </w:rPr>
    </w:lvl>
    <w:lvl w:ilvl="1" w:tplc="198C886C" w:tentative="1">
      <w:start w:val="1"/>
      <w:numFmt w:val="lowerLetter"/>
      <w:lvlText w:val="%2."/>
      <w:lvlJc w:val="left"/>
      <w:pPr>
        <w:ind w:left="2160" w:hanging="360"/>
      </w:pPr>
    </w:lvl>
    <w:lvl w:ilvl="2" w:tplc="2D08F53E" w:tentative="1">
      <w:start w:val="1"/>
      <w:numFmt w:val="lowerRoman"/>
      <w:lvlText w:val="%3."/>
      <w:lvlJc w:val="right"/>
      <w:pPr>
        <w:ind w:left="2880" w:hanging="180"/>
      </w:pPr>
    </w:lvl>
    <w:lvl w:ilvl="3" w:tplc="FDCAEA26" w:tentative="1">
      <w:start w:val="1"/>
      <w:numFmt w:val="decimal"/>
      <w:lvlText w:val="%4."/>
      <w:lvlJc w:val="left"/>
      <w:pPr>
        <w:ind w:left="3600" w:hanging="360"/>
      </w:pPr>
    </w:lvl>
    <w:lvl w:ilvl="4" w:tplc="35B48BA8" w:tentative="1">
      <w:start w:val="1"/>
      <w:numFmt w:val="lowerLetter"/>
      <w:lvlText w:val="%5."/>
      <w:lvlJc w:val="left"/>
      <w:pPr>
        <w:ind w:left="4320" w:hanging="360"/>
      </w:pPr>
    </w:lvl>
    <w:lvl w:ilvl="5" w:tplc="4D3080AC" w:tentative="1">
      <w:start w:val="1"/>
      <w:numFmt w:val="lowerRoman"/>
      <w:lvlText w:val="%6."/>
      <w:lvlJc w:val="right"/>
      <w:pPr>
        <w:ind w:left="5040" w:hanging="180"/>
      </w:pPr>
    </w:lvl>
    <w:lvl w:ilvl="6" w:tplc="B25E739E" w:tentative="1">
      <w:start w:val="1"/>
      <w:numFmt w:val="decimal"/>
      <w:lvlText w:val="%7."/>
      <w:lvlJc w:val="left"/>
      <w:pPr>
        <w:ind w:left="5760" w:hanging="360"/>
      </w:pPr>
    </w:lvl>
    <w:lvl w:ilvl="7" w:tplc="F0C2C42C" w:tentative="1">
      <w:start w:val="1"/>
      <w:numFmt w:val="lowerLetter"/>
      <w:lvlText w:val="%8."/>
      <w:lvlJc w:val="left"/>
      <w:pPr>
        <w:ind w:left="6480" w:hanging="360"/>
      </w:pPr>
    </w:lvl>
    <w:lvl w:ilvl="8" w:tplc="818AFBF0" w:tentative="1">
      <w:start w:val="1"/>
      <w:numFmt w:val="lowerRoman"/>
      <w:lvlText w:val="%9."/>
      <w:lvlJc w:val="right"/>
      <w:pPr>
        <w:ind w:left="7200" w:hanging="180"/>
      </w:pPr>
    </w:lvl>
  </w:abstractNum>
  <w:abstractNum w:abstractNumId="11" w15:restartNumberingAfterBreak="0">
    <w:nsid w:val="018B5183"/>
    <w:multiLevelType w:val="hybridMultilevel"/>
    <w:tmpl w:val="501A5CD8"/>
    <w:lvl w:ilvl="0" w:tplc="5B1CD7B8">
      <w:start w:val="1"/>
      <w:numFmt w:val="low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01C91E32"/>
    <w:multiLevelType w:val="hybridMultilevel"/>
    <w:tmpl w:val="220803F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3" w15:restartNumberingAfterBreak="0">
    <w:nsid w:val="079173B6"/>
    <w:multiLevelType w:val="hybridMultilevel"/>
    <w:tmpl w:val="2646A51E"/>
    <w:lvl w:ilvl="0" w:tplc="FC784E3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6A54E7"/>
    <w:multiLevelType w:val="hybridMultilevel"/>
    <w:tmpl w:val="B5FCF80C"/>
    <w:lvl w:ilvl="0" w:tplc="FFFFFFFF">
      <w:start w:val="1"/>
      <w:numFmt w:val="lowerLetter"/>
      <w:lvlText w:val="%1."/>
      <w:lvlJc w:val="left"/>
      <w:pPr>
        <w:ind w:left="3600" w:hanging="720"/>
      </w:pPr>
      <w:rPr>
        <w:rFonts w:hint="default"/>
      </w:rPr>
    </w:lvl>
    <w:lvl w:ilvl="1" w:tplc="FFFFFFFF">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5" w15:restartNumberingAfterBreak="0">
    <w:nsid w:val="15BC7642"/>
    <w:multiLevelType w:val="hybridMultilevel"/>
    <w:tmpl w:val="45C042A0"/>
    <w:lvl w:ilvl="0" w:tplc="0DA24FB0">
      <w:start w:val="5"/>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B14727"/>
    <w:multiLevelType w:val="hybridMultilevel"/>
    <w:tmpl w:val="B6C63C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311066F"/>
    <w:multiLevelType w:val="hybridMultilevel"/>
    <w:tmpl w:val="2F7AA314"/>
    <w:lvl w:ilvl="0" w:tplc="AEC8CDCE">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F57120"/>
    <w:multiLevelType w:val="hybridMultilevel"/>
    <w:tmpl w:val="4F969F48"/>
    <w:lvl w:ilvl="0" w:tplc="0DA24FB0">
      <w:start w:val="5"/>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D9204F"/>
    <w:multiLevelType w:val="hybridMultilevel"/>
    <w:tmpl w:val="D6201D0E"/>
    <w:lvl w:ilvl="0" w:tplc="D908BEE4">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0" w15:restartNumberingAfterBreak="0">
    <w:nsid w:val="2A496097"/>
    <w:multiLevelType w:val="hybridMultilevel"/>
    <w:tmpl w:val="BAF248C0"/>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31582EA2"/>
    <w:multiLevelType w:val="hybridMultilevel"/>
    <w:tmpl w:val="2F7E8130"/>
    <w:lvl w:ilvl="0" w:tplc="04090019">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2971295"/>
    <w:multiLevelType w:val="hybridMultilevel"/>
    <w:tmpl w:val="353EF378"/>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3" w15:restartNumberingAfterBreak="0">
    <w:nsid w:val="34FE220C"/>
    <w:multiLevelType w:val="hybridMultilevel"/>
    <w:tmpl w:val="1EF889E2"/>
    <w:lvl w:ilvl="0" w:tplc="966A0EFC">
      <w:start w:val="2"/>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35AA6F7F"/>
    <w:multiLevelType w:val="hybridMultilevel"/>
    <w:tmpl w:val="FB70B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CE162C"/>
    <w:multiLevelType w:val="hybridMultilevel"/>
    <w:tmpl w:val="01AA557E"/>
    <w:lvl w:ilvl="0" w:tplc="D908BEE4">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6" w15:restartNumberingAfterBreak="0">
    <w:nsid w:val="48407DBD"/>
    <w:multiLevelType w:val="hybridMultilevel"/>
    <w:tmpl w:val="7EF26956"/>
    <w:lvl w:ilvl="0" w:tplc="EFE6DC82">
      <w:start w:val="1"/>
      <w:numFmt w:val="lowerLetter"/>
      <w:lvlText w:val="%1)"/>
      <w:lvlJc w:val="left"/>
      <w:pPr>
        <w:ind w:left="2160" w:hanging="360"/>
      </w:pPr>
    </w:lvl>
    <w:lvl w:ilvl="1" w:tplc="092C328E">
      <w:start w:val="1"/>
      <w:numFmt w:val="decimal"/>
      <w:lvlText w:val="%2."/>
      <w:lvlJc w:val="left"/>
      <w:pPr>
        <w:ind w:left="2880" w:hanging="360"/>
      </w:pPr>
    </w:lvl>
    <w:lvl w:ilvl="2" w:tplc="CF42A656">
      <w:start w:val="1"/>
      <w:numFmt w:val="lowerRoman"/>
      <w:lvlText w:val="%3."/>
      <w:lvlJc w:val="right"/>
      <w:pPr>
        <w:ind w:left="3600" w:hanging="180"/>
      </w:pPr>
    </w:lvl>
    <w:lvl w:ilvl="3" w:tplc="A5C29694">
      <w:start w:val="1"/>
      <w:numFmt w:val="decimal"/>
      <w:lvlText w:val="%4."/>
      <w:lvlJc w:val="left"/>
      <w:pPr>
        <w:ind w:left="4320" w:hanging="360"/>
      </w:pPr>
    </w:lvl>
    <w:lvl w:ilvl="4" w:tplc="1534C542">
      <w:start w:val="1"/>
      <w:numFmt w:val="lowerLetter"/>
      <w:lvlText w:val="%5."/>
      <w:lvlJc w:val="left"/>
      <w:pPr>
        <w:ind w:left="5040" w:hanging="360"/>
      </w:pPr>
    </w:lvl>
    <w:lvl w:ilvl="5" w:tplc="058C2352">
      <w:start w:val="1"/>
      <w:numFmt w:val="lowerRoman"/>
      <w:lvlText w:val="%6."/>
      <w:lvlJc w:val="right"/>
      <w:pPr>
        <w:ind w:left="5760" w:hanging="180"/>
      </w:pPr>
    </w:lvl>
    <w:lvl w:ilvl="6" w:tplc="5A4EC3DE">
      <w:start w:val="1"/>
      <w:numFmt w:val="decimal"/>
      <w:lvlText w:val="%7."/>
      <w:lvlJc w:val="left"/>
      <w:pPr>
        <w:ind w:left="6480" w:hanging="360"/>
      </w:pPr>
    </w:lvl>
    <w:lvl w:ilvl="7" w:tplc="AB0A1B68">
      <w:start w:val="1"/>
      <w:numFmt w:val="lowerLetter"/>
      <w:lvlText w:val="%8."/>
      <w:lvlJc w:val="left"/>
      <w:pPr>
        <w:ind w:left="7200" w:hanging="360"/>
      </w:pPr>
    </w:lvl>
    <w:lvl w:ilvl="8" w:tplc="DDD0279A">
      <w:start w:val="1"/>
      <w:numFmt w:val="lowerRoman"/>
      <w:lvlText w:val="%9."/>
      <w:lvlJc w:val="right"/>
      <w:pPr>
        <w:ind w:left="7920" w:hanging="180"/>
      </w:pPr>
    </w:lvl>
  </w:abstractNum>
  <w:abstractNum w:abstractNumId="27" w15:restartNumberingAfterBreak="0">
    <w:nsid w:val="56E73368"/>
    <w:multiLevelType w:val="hybridMultilevel"/>
    <w:tmpl w:val="B59CBCA2"/>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8" w15:restartNumberingAfterBreak="0">
    <w:nsid w:val="586D288D"/>
    <w:multiLevelType w:val="hybridMultilevel"/>
    <w:tmpl w:val="B4BAB7EE"/>
    <w:lvl w:ilvl="0" w:tplc="04090005">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9" w15:restartNumberingAfterBreak="0">
    <w:nsid w:val="5A110E0F"/>
    <w:multiLevelType w:val="hybridMultilevel"/>
    <w:tmpl w:val="FBFC7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8C14CD"/>
    <w:multiLevelType w:val="hybridMultilevel"/>
    <w:tmpl w:val="B5FCF80C"/>
    <w:lvl w:ilvl="0" w:tplc="1F1026B0">
      <w:start w:val="1"/>
      <w:numFmt w:val="lowerLetter"/>
      <w:lvlText w:val="%1."/>
      <w:lvlJc w:val="left"/>
      <w:pPr>
        <w:ind w:left="3600" w:hanging="72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66B04884"/>
    <w:multiLevelType w:val="hybridMultilevel"/>
    <w:tmpl w:val="8D3A556A"/>
    <w:lvl w:ilvl="0" w:tplc="AC3AA506">
      <w:start w:val="1"/>
      <w:numFmt w:val="decimal"/>
      <w:lvlText w:val="%1."/>
      <w:lvlJc w:val="left"/>
      <w:pPr>
        <w:ind w:left="-90" w:hanging="360"/>
      </w:pPr>
      <w:rPr>
        <w:rFonts w:hint="default"/>
        <w:b/>
        <w:i w:val="0"/>
        <w:color w:val="2399BB" w:themeColor="accent2"/>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32" w15:restartNumberingAfterBreak="0">
    <w:nsid w:val="6BAA1F21"/>
    <w:multiLevelType w:val="hybridMultilevel"/>
    <w:tmpl w:val="EEE21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3" w15:restartNumberingAfterBreak="0">
    <w:nsid w:val="7D3655E9"/>
    <w:multiLevelType w:val="hybridMultilevel"/>
    <w:tmpl w:val="1154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8F63D6"/>
    <w:multiLevelType w:val="hybridMultilevel"/>
    <w:tmpl w:val="0636A9E8"/>
    <w:lvl w:ilvl="0" w:tplc="C898FE70">
      <w:start w:val="1"/>
      <w:numFmt w:val="lowerRoman"/>
      <w:lvlText w:val="%1."/>
      <w:lvlJc w:val="left"/>
      <w:pPr>
        <w:ind w:left="2880" w:hanging="720"/>
      </w:pPr>
      <w:rPr>
        <w:rFonts w:ascii="Times New Roman" w:eastAsia="Times New Roman" w:hAnsi="Times New Roman" w:cs="Times New Roman"/>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725880493">
    <w:abstractNumId w:val="13"/>
  </w:num>
  <w:num w:numId="2" w16cid:durableId="599870476">
    <w:abstractNumId w:val="33"/>
  </w:num>
  <w:num w:numId="3" w16cid:durableId="1133786474">
    <w:abstractNumId w:val="17"/>
  </w:num>
  <w:num w:numId="4" w16cid:durableId="475494323">
    <w:abstractNumId w:val="24"/>
  </w:num>
  <w:num w:numId="5" w16cid:durableId="528759017">
    <w:abstractNumId w:val="18"/>
  </w:num>
  <w:num w:numId="6" w16cid:durableId="1625840855">
    <w:abstractNumId w:val="15"/>
  </w:num>
  <w:num w:numId="7" w16cid:durableId="1654790834">
    <w:abstractNumId w:val="29"/>
  </w:num>
  <w:num w:numId="8" w16cid:durableId="1919943173">
    <w:abstractNumId w:val="19"/>
  </w:num>
  <w:num w:numId="9" w16cid:durableId="663321459">
    <w:abstractNumId w:val="13"/>
  </w:num>
  <w:num w:numId="10" w16cid:durableId="1268077346">
    <w:abstractNumId w:val="25"/>
  </w:num>
  <w:num w:numId="11" w16cid:durableId="318464657">
    <w:abstractNumId w:val="31"/>
  </w:num>
  <w:num w:numId="12" w16cid:durableId="1854997345">
    <w:abstractNumId w:val="27"/>
  </w:num>
  <w:num w:numId="13" w16cid:durableId="2089960472">
    <w:abstractNumId w:val="20"/>
  </w:num>
  <w:num w:numId="14" w16cid:durableId="2108308271">
    <w:abstractNumId w:val="21"/>
  </w:num>
  <w:num w:numId="15" w16cid:durableId="737828263">
    <w:abstractNumId w:val="28"/>
  </w:num>
  <w:num w:numId="16" w16cid:durableId="1710913841">
    <w:abstractNumId w:val="12"/>
  </w:num>
  <w:num w:numId="17" w16cid:durableId="1597513658">
    <w:abstractNumId w:val="22"/>
  </w:num>
  <w:num w:numId="18" w16cid:durableId="18447341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949828">
    <w:abstractNumId w:val="32"/>
  </w:num>
  <w:num w:numId="20" w16cid:durableId="1165315331">
    <w:abstractNumId w:val="8"/>
  </w:num>
  <w:num w:numId="21" w16cid:durableId="89392294">
    <w:abstractNumId w:val="3"/>
  </w:num>
  <w:num w:numId="22" w16cid:durableId="1268581403">
    <w:abstractNumId w:val="2"/>
  </w:num>
  <w:num w:numId="23" w16cid:durableId="575941553">
    <w:abstractNumId w:val="1"/>
  </w:num>
  <w:num w:numId="24" w16cid:durableId="2128040528">
    <w:abstractNumId w:val="0"/>
  </w:num>
  <w:num w:numId="25" w16cid:durableId="1661886225">
    <w:abstractNumId w:val="5"/>
  </w:num>
  <w:num w:numId="26" w16cid:durableId="1546332574">
    <w:abstractNumId w:val="4"/>
  </w:num>
  <w:num w:numId="27" w16cid:durableId="506560371">
    <w:abstractNumId w:val="9"/>
  </w:num>
  <w:num w:numId="28" w16cid:durableId="652177485">
    <w:abstractNumId w:val="7"/>
  </w:num>
  <w:num w:numId="29" w16cid:durableId="1244797183">
    <w:abstractNumId w:val="6"/>
  </w:num>
  <w:num w:numId="30" w16cid:durableId="583223560">
    <w:abstractNumId w:val="10"/>
  </w:num>
  <w:num w:numId="31" w16cid:durableId="8884182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85063489">
    <w:abstractNumId w:val="11"/>
  </w:num>
  <w:num w:numId="33" w16cid:durableId="922495589">
    <w:abstractNumId w:val="34"/>
  </w:num>
  <w:num w:numId="34" w16cid:durableId="1779789814">
    <w:abstractNumId w:val="30"/>
  </w:num>
  <w:num w:numId="35" w16cid:durableId="1684669431">
    <w:abstractNumId w:val="14"/>
  </w:num>
  <w:num w:numId="36" w16cid:durableId="168161553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Choate">
    <w15:presenceInfo w15:providerId="AD" w15:userId="S::mchoate@spp.org::53415312-0543-4516-9060-a36b14802961"/>
  </w15:person>
  <w15:person w15:author="Don Frerking">
    <w15:presenceInfo w15:providerId="AD" w15:userId="S::dfrerking@spp.org::352606c9-b39f-4104-9c29-e4f5c4aa67e8"/>
  </w15:person>
  <w15:person w15:author="Charles Locke">
    <w15:presenceInfo w15:providerId="AD" w15:userId="S::clocke@spp.org::b8322904-69cc-4dac-ab99-5d698a173ee0"/>
  </w15:person>
  <w15:person w15:author="Nicole Wagner">
    <w15:presenceInfo w15:providerId="AD" w15:userId="S::jwagner@spp.org::57fa37c7-cfe6-45ad-8283-a207ba779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CD"/>
    <w:rsid w:val="000054BC"/>
    <w:rsid w:val="00011708"/>
    <w:rsid w:val="00012128"/>
    <w:rsid w:val="00026A7E"/>
    <w:rsid w:val="00030EB2"/>
    <w:rsid w:val="00036C22"/>
    <w:rsid w:val="000442E5"/>
    <w:rsid w:val="00055B5F"/>
    <w:rsid w:val="00097D90"/>
    <w:rsid w:val="000A147F"/>
    <w:rsid w:val="000A2A2B"/>
    <w:rsid w:val="000A360A"/>
    <w:rsid w:val="000B1448"/>
    <w:rsid w:val="000C64D6"/>
    <w:rsid w:val="000E048D"/>
    <w:rsid w:val="000E4382"/>
    <w:rsid w:val="000F1FE4"/>
    <w:rsid w:val="001000BA"/>
    <w:rsid w:val="00102B11"/>
    <w:rsid w:val="00106160"/>
    <w:rsid w:val="0011362F"/>
    <w:rsid w:val="00125B4E"/>
    <w:rsid w:val="00140B40"/>
    <w:rsid w:val="00144B98"/>
    <w:rsid w:val="001478FC"/>
    <w:rsid w:val="0016046B"/>
    <w:rsid w:val="00161F74"/>
    <w:rsid w:val="0016227F"/>
    <w:rsid w:val="00172566"/>
    <w:rsid w:val="001728B0"/>
    <w:rsid w:val="00174E84"/>
    <w:rsid w:val="0017740D"/>
    <w:rsid w:val="001848D5"/>
    <w:rsid w:val="00193AA4"/>
    <w:rsid w:val="001C016F"/>
    <w:rsid w:val="001F5221"/>
    <w:rsid w:val="001F68D3"/>
    <w:rsid w:val="00223B0A"/>
    <w:rsid w:val="00236A19"/>
    <w:rsid w:val="00246C7E"/>
    <w:rsid w:val="002723C2"/>
    <w:rsid w:val="00276974"/>
    <w:rsid w:val="002775D4"/>
    <w:rsid w:val="00277A06"/>
    <w:rsid w:val="0028295A"/>
    <w:rsid w:val="00290231"/>
    <w:rsid w:val="00294E96"/>
    <w:rsid w:val="002A4799"/>
    <w:rsid w:val="002A5ADE"/>
    <w:rsid w:val="002B2DDF"/>
    <w:rsid w:val="002B5724"/>
    <w:rsid w:val="002B7D25"/>
    <w:rsid w:val="002C49BF"/>
    <w:rsid w:val="002C6A7C"/>
    <w:rsid w:val="002D6C32"/>
    <w:rsid w:val="002E20F5"/>
    <w:rsid w:val="002E2755"/>
    <w:rsid w:val="002E2D86"/>
    <w:rsid w:val="002E3013"/>
    <w:rsid w:val="002E53DF"/>
    <w:rsid w:val="002F2911"/>
    <w:rsid w:val="002F41E2"/>
    <w:rsid w:val="002F6F81"/>
    <w:rsid w:val="00306B86"/>
    <w:rsid w:val="0031011A"/>
    <w:rsid w:val="0031421C"/>
    <w:rsid w:val="0033681E"/>
    <w:rsid w:val="00340AFD"/>
    <w:rsid w:val="0035341E"/>
    <w:rsid w:val="00363796"/>
    <w:rsid w:val="003646B7"/>
    <w:rsid w:val="00365F1A"/>
    <w:rsid w:val="00374500"/>
    <w:rsid w:val="00383CDC"/>
    <w:rsid w:val="00394CB9"/>
    <w:rsid w:val="00396FA4"/>
    <w:rsid w:val="003A0A75"/>
    <w:rsid w:val="003A0A76"/>
    <w:rsid w:val="003A3ABB"/>
    <w:rsid w:val="003B1FEF"/>
    <w:rsid w:val="003C3A84"/>
    <w:rsid w:val="003C6D28"/>
    <w:rsid w:val="003D5AFD"/>
    <w:rsid w:val="003D604F"/>
    <w:rsid w:val="003F23CE"/>
    <w:rsid w:val="00413D5D"/>
    <w:rsid w:val="004323CD"/>
    <w:rsid w:val="00444D0B"/>
    <w:rsid w:val="00462F56"/>
    <w:rsid w:val="00472B6D"/>
    <w:rsid w:val="00475130"/>
    <w:rsid w:val="00480856"/>
    <w:rsid w:val="00483BA8"/>
    <w:rsid w:val="004A62C6"/>
    <w:rsid w:val="004B465C"/>
    <w:rsid w:val="004C2B96"/>
    <w:rsid w:val="004C64D7"/>
    <w:rsid w:val="004D4CEF"/>
    <w:rsid w:val="004E0455"/>
    <w:rsid w:val="004F10E0"/>
    <w:rsid w:val="004F21F1"/>
    <w:rsid w:val="00501CAB"/>
    <w:rsid w:val="00501D46"/>
    <w:rsid w:val="00504170"/>
    <w:rsid w:val="0050471B"/>
    <w:rsid w:val="00504B77"/>
    <w:rsid w:val="00504E35"/>
    <w:rsid w:val="005061FB"/>
    <w:rsid w:val="0050762F"/>
    <w:rsid w:val="005141B9"/>
    <w:rsid w:val="00523DC2"/>
    <w:rsid w:val="00531980"/>
    <w:rsid w:val="00533527"/>
    <w:rsid w:val="00547910"/>
    <w:rsid w:val="005542B7"/>
    <w:rsid w:val="00557CED"/>
    <w:rsid w:val="00563A60"/>
    <w:rsid w:val="0056422D"/>
    <w:rsid w:val="00571FF9"/>
    <w:rsid w:val="0058435E"/>
    <w:rsid w:val="00593614"/>
    <w:rsid w:val="005D02FD"/>
    <w:rsid w:val="005E5663"/>
    <w:rsid w:val="005F0C1A"/>
    <w:rsid w:val="00600056"/>
    <w:rsid w:val="00606156"/>
    <w:rsid w:val="006064C4"/>
    <w:rsid w:val="00622C43"/>
    <w:rsid w:val="00630808"/>
    <w:rsid w:val="006365C5"/>
    <w:rsid w:val="006367DD"/>
    <w:rsid w:val="00641DC0"/>
    <w:rsid w:val="006467C3"/>
    <w:rsid w:val="006548B4"/>
    <w:rsid w:val="00661151"/>
    <w:rsid w:val="00666E8C"/>
    <w:rsid w:val="00672858"/>
    <w:rsid w:val="00676409"/>
    <w:rsid w:val="0067760B"/>
    <w:rsid w:val="0069522F"/>
    <w:rsid w:val="006A35E8"/>
    <w:rsid w:val="006A36DA"/>
    <w:rsid w:val="006B3A14"/>
    <w:rsid w:val="006C5C35"/>
    <w:rsid w:val="006D1C01"/>
    <w:rsid w:val="006E069C"/>
    <w:rsid w:val="006E509B"/>
    <w:rsid w:val="0070066F"/>
    <w:rsid w:val="00706523"/>
    <w:rsid w:val="00726522"/>
    <w:rsid w:val="007449DF"/>
    <w:rsid w:val="00744E47"/>
    <w:rsid w:val="00745A45"/>
    <w:rsid w:val="0076059B"/>
    <w:rsid w:val="007765E3"/>
    <w:rsid w:val="0077760A"/>
    <w:rsid w:val="007874BA"/>
    <w:rsid w:val="0078756D"/>
    <w:rsid w:val="00796638"/>
    <w:rsid w:val="007A0E84"/>
    <w:rsid w:val="007A0FCD"/>
    <w:rsid w:val="007B179B"/>
    <w:rsid w:val="007B1B6C"/>
    <w:rsid w:val="007B27ED"/>
    <w:rsid w:val="007D0C52"/>
    <w:rsid w:val="007D1D3D"/>
    <w:rsid w:val="007F55B5"/>
    <w:rsid w:val="00806583"/>
    <w:rsid w:val="00813FBD"/>
    <w:rsid w:val="00815BAD"/>
    <w:rsid w:val="00816827"/>
    <w:rsid w:val="00833E5E"/>
    <w:rsid w:val="00840BB1"/>
    <w:rsid w:val="00842C56"/>
    <w:rsid w:val="00856ABF"/>
    <w:rsid w:val="00857C16"/>
    <w:rsid w:val="00865F16"/>
    <w:rsid w:val="00876974"/>
    <w:rsid w:val="00880AF0"/>
    <w:rsid w:val="008833EB"/>
    <w:rsid w:val="008A4610"/>
    <w:rsid w:val="008A7F97"/>
    <w:rsid w:val="008C34F4"/>
    <w:rsid w:val="008D3FE5"/>
    <w:rsid w:val="008D4BFF"/>
    <w:rsid w:val="008F61E5"/>
    <w:rsid w:val="009066B4"/>
    <w:rsid w:val="0091332F"/>
    <w:rsid w:val="0091481F"/>
    <w:rsid w:val="00930B92"/>
    <w:rsid w:val="00931841"/>
    <w:rsid w:val="00933155"/>
    <w:rsid w:val="00945429"/>
    <w:rsid w:val="00955008"/>
    <w:rsid w:val="009561D7"/>
    <w:rsid w:val="009579D7"/>
    <w:rsid w:val="00970878"/>
    <w:rsid w:val="00984A12"/>
    <w:rsid w:val="00985AB2"/>
    <w:rsid w:val="00994F63"/>
    <w:rsid w:val="009A533B"/>
    <w:rsid w:val="009B213F"/>
    <w:rsid w:val="009C62F2"/>
    <w:rsid w:val="009D679B"/>
    <w:rsid w:val="009E564C"/>
    <w:rsid w:val="009F7A71"/>
    <w:rsid w:val="00A116AE"/>
    <w:rsid w:val="00A25F6B"/>
    <w:rsid w:val="00A344F6"/>
    <w:rsid w:val="00A348D8"/>
    <w:rsid w:val="00A455F9"/>
    <w:rsid w:val="00A50FD7"/>
    <w:rsid w:val="00A56949"/>
    <w:rsid w:val="00A57B04"/>
    <w:rsid w:val="00A615D9"/>
    <w:rsid w:val="00A67D53"/>
    <w:rsid w:val="00A80741"/>
    <w:rsid w:val="00A83C37"/>
    <w:rsid w:val="00A85B65"/>
    <w:rsid w:val="00A86BE5"/>
    <w:rsid w:val="00A86C8A"/>
    <w:rsid w:val="00A879A3"/>
    <w:rsid w:val="00A9550B"/>
    <w:rsid w:val="00AB2257"/>
    <w:rsid w:val="00AB64BB"/>
    <w:rsid w:val="00AE4904"/>
    <w:rsid w:val="00AE7EC8"/>
    <w:rsid w:val="00AE7EE9"/>
    <w:rsid w:val="00AF10D8"/>
    <w:rsid w:val="00AF575A"/>
    <w:rsid w:val="00AF6FD8"/>
    <w:rsid w:val="00B30A28"/>
    <w:rsid w:val="00B34924"/>
    <w:rsid w:val="00B35CDD"/>
    <w:rsid w:val="00B43E31"/>
    <w:rsid w:val="00B449C0"/>
    <w:rsid w:val="00B70B0C"/>
    <w:rsid w:val="00B76342"/>
    <w:rsid w:val="00B87D32"/>
    <w:rsid w:val="00B91455"/>
    <w:rsid w:val="00BA1767"/>
    <w:rsid w:val="00BA6640"/>
    <w:rsid w:val="00BB7746"/>
    <w:rsid w:val="00BC2464"/>
    <w:rsid w:val="00BC6869"/>
    <w:rsid w:val="00BD1CDA"/>
    <w:rsid w:val="00BD38AC"/>
    <w:rsid w:val="00BD7E56"/>
    <w:rsid w:val="00BE344A"/>
    <w:rsid w:val="00BE437B"/>
    <w:rsid w:val="00BF0383"/>
    <w:rsid w:val="00BF5323"/>
    <w:rsid w:val="00C2636D"/>
    <w:rsid w:val="00C41C20"/>
    <w:rsid w:val="00C453A8"/>
    <w:rsid w:val="00C4711E"/>
    <w:rsid w:val="00C47143"/>
    <w:rsid w:val="00C6230F"/>
    <w:rsid w:val="00C81969"/>
    <w:rsid w:val="00C864B2"/>
    <w:rsid w:val="00CA627C"/>
    <w:rsid w:val="00CA754B"/>
    <w:rsid w:val="00CB43BE"/>
    <w:rsid w:val="00CC2456"/>
    <w:rsid w:val="00CE0CEC"/>
    <w:rsid w:val="00CE7B73"/>
    <w:rsid w:val="00CF4013"/>
    <w:rsid w:val="00CF746E"/>
    <w:rsid w:val="00D1036D"/>
    <w:rsid w:val="00D20F1C"/>
    <w:rsid w:val="00D27C40"/>
    <w:rsid w:val="00D361E9"/>
    <w:rsid w:val="00D4137D"/>
    <w:rsid w:val="00D42CB3"/>
    <w:rsid w:val="00D55C8B"/>
    <w:rsid w:val="00D72269"/>
    <w:rsid w:val="00D7647F"/>
    <w:rsid w:val="00D800F7"/>
    <w:rsid w:val="00D8266E"/>
    <w:rsid w:val="00DB4DAB"/>
    <w:rsid w:val="00DB67D5"/>
    <w:rsid w:val="00DC2042"/>
    <w:rsid w:val="00DC4587"/>
    <w:rsid w:val="00DF76A4"/>
    <w:rsid w:val="00E001EF"/>
    <w:rsid w:val="00E15547"/>
    <w:rsid w:val="00E32FFB"/>
    <w:rsid w:val="00E3533D"/>
    <w:rsid w:val="00E4490B"/>
    <w:rsid w:val="00E460B1"/>
    <w:rsid w:val="00E47756"/>
    <w:rsid w:val="00E47E73"/>
    <w:rsid w:val="00E524C9"/>
    <w:rsid w:val="00E624D7"/>
    <w:rsid w:val="00E7325E"/>
    <w:rsid w:val="00E73B85"/>
    <w:rsid w:val="00E75901"/>
    <w:rsid w:val="00E81E0D"/>
    <w:rsid w:val="00E860CC"/>
    <w:rsid w:val="00E931A4"/>
    <w:rsid w:val="00E945DB"/>
    <w:rsid w:val="00E947F5"/>
    <w:rsid w:val="00E9663D"/>
    <w:rsid w:val="00E96955"/>
    <w:rsid w:val="00EA39E6"/>
    <w:rsid w:val="00EA4F2C"/>
    <w:rsid w:val="00EA69EB"/>
    <w:rsid w:val="00EB50DE"/>
    <w:rsid w:val="00EC441C"/>
    <w:rsid w:val="00ED2D50"/>
    <w:rsid w:val="00ED3097"/>
    <w:rsid w:val="00ED3C5D"/>
    <w:rsid w:val="00ED4CBD"/>
    <w:rsid w:val="00EE2388"/>
    <w:rsid w:val="00EE2614"/>
    <w:rsid w:val="00EF5164"/>
    <w:rsid w:val="00F02D16"/>
    <w:rsid w:val="00F06620"/>
    <w:rsid w:val="00F076A6"/>
    <w:rsid w:val="00F160AB"/>
    <w:rsid w:val="00F17826"/>
    <w:rsid w:val="00F20841"/>
    <w:rsid w:val="00F210B7"/>
    <w:rsid w:val="00F250B2"/>
    <w:rsid w:val="00F31AB4"/>
    <w:rsid w:val="00F3456F"/>
    <w:rsid w:val="00F47730"/>
    <w:rsid w:val="00F47F67"/>
    <w:rsid w:val="00F56338"/>
    <w:rsid w:val="00F65660"/>
    <w:rsid w:val="00F70478"/>
    <w:rsid w:val="00F8195E"/>
    <w:rsid w:val="00F8215B"/>
    <w:rsid w:val="00F877B4"/>
    <w:rsid w:val="00F95576"/>
    <w:rsid w:val="00F97493"/>
    <w:rsid w:val="00FA1120"/>
    <w:rsid w:val="00FA653F"/>
    <w:rsid w:val="00FB2AD7"/>
    <w:rsid w:val="00FB4BD1"/>
    <w:rsid w:val="00FB5CED"/>
    <w:rsid w:val="00FB5D2C"/>
    <w:rsid w:val="00FD07A0"/>
    <w:rsid w:val="00FD0B6E"/>
    <w:rsid w:val="00FE223F"/>
    <w:rsid w:val="00FF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76AD2B0A"/>
  <w15:chartTrackingRefBased/>
  <w15:docId w15:val="{9D2FC0D4-4E85-4B82-B56D-30024C4E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B73"/>
    <w:pPr>
      <w:tabs>
        <w:tab w:val="left" w:pos="2431"/>
      </w:tabs>
      <w:spacing w:after="240" w:line="240" w:lineRule="auto"/>
    </w:pPr>
    <w:rPr>
      <w:rFonts w:ascii="Segoe UI" w:hAnsi="Segoe UI"/>
    </w:rPr>
  </w:style>
  <w:style w:type="paragraph" w:styleId="Heading1">
    <w:name w:val="heading 1"/>
    <w:next w:val="Normal"/>
    <w:link w:val="Heading1Char"/>
    <w:qFormat/>
    <w:rsid w:val="00462F56"/>
    <w:pPr>
      <w:keepNext/>
      <w:keepLines/>
      <w:pBdr>
        <w:bottom w:val="single" w:sz="2" w:space="1" w:color="C7202F" w:themeColor="accent1"/>
      </w:pBdr>
      <w:spacing w:before="200" w:after="200" w:line="240" w:lineRule="auto"/>
      <w:outlineLvl w:val="0"/>
    </w:pPr>
    <w:rPr>
      <w:rFonts w:ascii="Segoe UI" w:eastAsiaTheme="majorEastAsia" w:hAnsi="Segoe UI" w:cs="Segoe UI"/>
      <w:caps/>
      <w:color w:val="C7202F" w:themeColor="accent1"/>
      <w:sz w:val="28"/>
      <w:szCs w:val="52"/>
    </w:rPr>
  </w:style>
  <w:style w:type="paragraph" w:styleId="Heading2">
    <w:name w:val="heading 2"/>
    <w:next w:val="Normal"/>
    <w:link w:val="Heading2Char"/>
    <w:unhideWhenUsed/>
    <w:qFormat/>
    <w:rsid w:val="00462F56"/>
    <w:pPr>
      <w:keepNext/>
      <w:keepLines/>
      <w:spacing w:before="240" w:after="240" w:line="240" w:lineRule="auto"/>
      <w:contextualSpacing/>
      <w:outlineLvl w:val="1"/>
    </w:pPr>
    <w:rPr>
      <w:rFonts w:ascii="Segoe UI Semibold" w:eastAsiaTheme="majorEastAsia" w:hAnsi="Segoe UI Semibold" w:cs="Segoe UI Semibold"/>
      <w:caps/>
      <w:color w:val="C00000"/>
      <w:sz w:val="26"/>
      <w:szCs w:val="36"/>
    </w:rPr>
  </w:style>
  <w:style w:type="paragraph" w:styleId="Heading3">
    <w:name w:val="heading 3"/>
    <w:aliases w:val="h3"/>
    <w:next w:val="Normal"/>
    <w:link w:val="Heading3Char"/>
    <w:unhideWhenUsed/>
    <w:qFormat/>
    <w:rsid w:val="00462F56"/>
    <w:pPr>
      <w:keepNext/>
      <w:keepLines/>
      <w:spacing w:before="160" w:line="240" w:lineRule="auto"/>
      <w:outlineLvl w:val="2"/>
    </w:pPr>
    <w:rPr>
      <w:rFonts w:ascii="Segoe UI Semilight" w:eastAsiaTheme="majorEastAsia" w:hAnsi="Segoe UI Semilight" w:cs="Segoe UI Semilight"/>
      <w:b/>
      <w:color w:val="2399BB" w:themeColor="accent2"/>
      <w:sz w:val="24"/>
      <w:szCs w:val="32"/>
    </w:rPr>
  </w:style>
  <w:style w:type="paragraph" w:styleId="Heading4">
    <w:name w:val="heading 4"/>
    <w:next w:val="Normal"/>
    <w:link w:val="Heading4Char"/>
    <w:uiPriority w:val="9"/>
    <w:unhideWhenUsed/>
    <w:qFormat/>
    <w:rsid w:val="00600056"/>
    <w:pPr>
      <w:keepNext/>
      <w:keepLines/>
      <w:spacing w:before="240" w:after="240" w:line="240" w:lineRule="auto"/>
      <w:outlineLvl w:val="3"/>
    </w:pPr>
    <w:rPr>
      <w:rFonts w:ascii="Segoe UI Light" w:eastAsiaTheme="majorEastAsia" w:hAnsi="Segoe UI Light" w:cs="Segoe UI Light"/>
      <w:b/>
      <w:iCs/>
      <w:caps/>
      <w:color w:val="2A363B" w:themeColor="text1"/>
      <w:sz w:val="24"/>
      <w:szCs w:val="24"/>
    </w:rPr>
  </w:style>
  <w:style w:type="paragraph" w:styleId="Heading5">
    <w:name w:val="heading 5"/>
    <w:basedOn w:val="Normal"/>
    <w:next w:val="Normal"/>
    <w:link w:val="Heading5Char"/>
    <w:uiPriority w:val="9"/>
    <w:unhideWhenUsed/>
    <w:qFormat/>
    <w:rsid w:val="009A533B"/>
    <w:pPr>
      <w:keepNext/>
      <w:keepLines/>
      <w:spacing w:before="240"/>
      <w:outlineLvl w:val="4"/>
    </w:pPr>
    <w:rPr>
      <w:rFonts w:eastAsiaTheme="majorEastAsia" w:cs="Segoe UI"/>
      <w:caps/>
      <w:sz w:val="24"/>
      <w:szCs w:val="24"/>
    </w:rPr>
  </w:style>
  <w:style w:type="paragraph" w:styleId="Heading6">
    <w:name w:val="heading 6"/>
    <w:basedOn w:val="Normal"/>
    <w:next w:val="Normal"/>
    <w:link w:val="Heading6Char"/>
    <w:uiPriority w:val="9"/>
    <w:unhideWhenUsed/>
    <w:qFormat/>
    <w:rsid w:val="009A533B"/>
    <w:pPr>
      <w:keepNext/>
      <w:keepLines/>
      <w:spacing w:before="240"/>
      <w:outlineLvl w:val="5"/>
    </w:pPr>
    <w:rPr>
      <w:rFonts w:eastAsiaTheme="majorEastAsia" w:cs="Segoe UI"/>
      <w:i/>
      <w:sz w:val="24"/>
      <w:szCs w:val="24"/>
    </w:rPr>
  </w:style>
  <w:style w:type="paragraph" w:styleId="Heading7">
    <w:name w:val="heading 7"/>
    <w:basedOn w:val="Normal"/>
    <w:next w:val="Normal"/>
    <w:link w:val="Heading7Char"/>
    <w:uiPriority w:val="9"/>
    <w:semiHidden/>
    <w:unhideWhenUsed/>
    <w:qFormat/>
    <w:rsid w:val="00A344F6"/>
    <w:pPr>
      <w:keepNext/>
      <w:keepLines/>
      <w:spacing w:before="40" w:after="0"/>
      <w:outlineLvl w:val="6"/>
    </w:pPr>
    <w:rPr>
      <w:rFonts w:asciiTheme="majorHAnsi" w:eastAsiaTheme="majorEastAsia" w:hAnsiTheme="majorHAnsi" w:cstheme="majorBidi"/>
      <w:i/>
      <w:iCs/>
      <w:color w:val="631017"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nhideWhenUsed/>
    <w:qFormat/>
    <w:rsid w:val="00557CED"/>
    <w:pPr>
      <w:tabs>
        <w:tab w:val="right" w:pos="9360"/>
      </w:tabs>
      <w:spacing w:after="0" w:line="240" w:lineRule="auto"/>
    </w:pPr>
    <w:rPr>
      <w:rFonts w:ascii="Segoe UI Semilight" w:hAnsi="Segoe UI Semilight" w:cs="Segoe UI Semilight"/>
      <w:i/>
      <w:color w:val="767171" w:themeColor="background2" w:themeShade="80"/>
      <w:sz w:val="18"/>
      <w:szCs w:val="18"/>
    </w:rPr>
  </w:style>
  <w:style w:type="character" w:customStyle="1" w:styleId="HeaderChar">
    <w:name w:val="Header Char"/>
    <w:basedOn w:val="DefaultParagraphFont"/>
    <w:link w:val="Header"/>
    <w:rsid w:val="00557CED"/>
    <w:rPr>
      <w:rFonts w:ascii="Segoe UI Semilight" w:hAnsi="Segoe UI Semilight" w:cs="Segoe UI Semilight"/>
      <w:i/>
      <w:color w:val="767171" w:themeColor="background2" w:themeShade="80"/>
      <w:sz w:val="18"/>
      <w:szCs w:val="18"/>
    </w:rPr>
  </w:style>
  <w:style w:type="paragraph" w:styleId="Footer">
    <w:name w:val="footer"/>
    <w:basedOn w:val="Header"/>
    <w:link w:val="FooterChar"/>
    <w:uiPriority w:val="99"/>
    <w:unhideWhenUsed/>
    <w:qFormat/>
    <w:rsid w:val="004C64D7"/>
    <w:pPr>
      <w:tabs>
        <w:tab w:val="center" w:pos="5040"/>
      </w:tabs>
    </w:pPr>
  </w:style>
  <w:style w:type="character" w:customStyle="1" w:styleId="FooterChar">
    <w:name w:val="Footer Char"/>
    <w:basedOn w:val="DefaultParagraphFont"/>
    <w:link w:val="Footer"/>
    <w:uiPriority w:val="99"/>
    <w:rsid w:val="004C64D7"/>
    <w:rPr>
      <w:rFonts w:ascii="Segoe UI Semilight" w:hAnsi="Segoe UI Semilight" w:cs="Segoe UI Semilight"/>
      <w:i/>
      <w:color w:val="767171" w:themeColor="background2" w:themeShade="80"/>
      <w:sz w:val="18"/>
      <w:szCs w:val="18"/>
    </w:rPr>
  </w:style>
  <w:style w:type="character" w:styleId="SubtleEmphasis">
    <w:name w:val="Subtle Emphasis"/>
    <w:basedOn w:val="DefaultParagraphFont"/>
    <w:uiPriority w:val="19"/>
    <w:qFormat/>
    <w:rsid w:val="00726522"/>
    <w:rPr>
      <w:rFonts w:ascii="Segoe UI Light" w:hAnsi="Segoe UI Light" w:cs="Segoe UI Light"/>
      <w:i/>
      <w:iCs/>
      <w:color w:val="2A363B" w:themeColor="text1"/>
      <w:sz w:val="56"/>
      <w:szCs w:val="56"/>
    </w:rPr>
  </w:style>
  <w:style w:type="character" w:styleId="Emphasis">
    <w:name w:val="Emphasis"/>
    <w:basedOn w:val="DefaultParagraphFont"/>
    <w:uiPriority w:val="20"/>
    <w:qFormat/>
    <w:rsid w:val="00641DC0"/>
    <w:rPr>
      <w:i/>
      <w:iCs/>
    </w:rPr>
  </w:style>
  <w:style w:type="character" w:customStyle="1" w:styleId="Heading2Char">
    <w:name w:val="Heading 2 Char"/>
    <w:basedOn w:val="DefaultParagraphFont"/>
    <w:link w:val="Heading2"/>
    <w:rsid w:val="00462F56"/>
    <w:rPr>
      <w:rFonts w:ascii="Segoe UI Semibold" w:eastAsiaTheme="majorEastAsia" w:hAnsi="Segoe UI Semibold" w:cs="Segoe UI Semibold"/>
      <w:caps/>
      <w:color w:val="C00000"/>
      <w:sz w:val="26"/>
      <w:szCs w:val="36"/>
    </w:rPr>
  </w:style>
  <w:style w:type="character" w:customStyle="1" w:styleId="Heading1Char">
    <w:name w:val="Heading 1 Char"/>
    <w:basedOn w:val="DefaultParagraphFont"/>
    <w:link w:val="Heading1"/>
    <w:rsid w:val="00462F56"/>
    <w:rPr>
      <w:rFonts w:ascii="Segoe UI" w:eastAsiaTheme="majorEastAsia" w:hAnsi="Segoe UI" w:cs="Segoe UI"/>
      <w:caps/>
      <w:color w:val="C7202F" w:themeColor="accent1"/>
      <w:sz w:val="28"/>
      <w:szCs w:val="52"/>
    </w:rPr>
  </w:style>
  <w:style w:type="character" w:customStyle="1" w:styleId="Heading3Char">
    <w:name w:val="Heading 3 Char"/>
    <w:aliases w:val="h3 Char"/>
    <w:basedOn w:val="DefaultParagraphFont"/>
    <w:link w:val="Heading3"/>
    <w:rsid w:val="00462F56"/>
    <w:rPr>
      <w:rFonts w:ascii="Segoe UI Semilight" w:eastAsiaTheme="majorEastAsia" w:hAnsi="Segoe UI Semilight" w:cs="Segoe UI Semilight"/>
      <w:b/>
      <w:color w:val="2399BB" w:themeColor="accent2"/>
      <w:sz w:val="24"/>
      <w:szCs w:val="32"/>
    </w:rPr>
  </w:style>
  <w:style w:type="paragraph" w:styleId="Title">
    <w:name w:val="Title"/>
    <w:basedOn w:val="Normal"/>
    <w:next w:val="Normal"/>
    <w:link w:val="TitleChar"/>
    <w:uiPriority w:val="10"/>
    <w:qFormat/>
    <w:rsid w:val="00994F63"/>
    <w:pPr>
      <w:spacing w:after="0"/>
      <w:jc w:val="center"/>
    </w:pPr>
    <w:rPr>
      <w:rFonts w:ascii="Segoe UI Black" w:hAnsi="Segoe UI Black"/>
      <w:b/>
      <w:caps/>
      <w:color w:val="C7202F" w:themeColor="accent1"/>
      <w:sz w:val="48"/>
      <w:szCs w:val="72"/>
    </w:rPr>
  </w:style>
  <w:style w:type="character" w:customStyle="1" w:styleId="TitleChar">
    <w:name w:val="Title Char"/>
    <w:basedOn w:val="DefaultParagraphFont"/>
    <w:link w:val="Title"/>
    <w:uiPriority w:val="10"/>
    <w:rsid w:val="00994F63"/>
    <w:rPr>
      <w:rFonts w:ascii="Segoe UI Black" w:hAnsi="Segoe UI Black"/>
      <w:b/>
      <w:caps/>
      <w:color w:val="C7202F" w:themeColor="accent1"/>
      <w:sz w:val="48"/>
      <w:szCs w:val="72"/>
    </w:rPr>
  </w:style>
  <w:style w:type="paragraph" w:styleId="Subtitle">
    <w:name w:val="Subtitle"/>
    <w:basedOn w:val="Normal"/>
    <w:next w:val="Normal"/>
    <w:link w:val="SubtitleChar"/>
    <w:uiPriority w:val="11"/>
    <w:qFormat/>
    <w:rsid w:val="003A0A76"/>
    <w:pPr>
      <w:spacing w:after="160"/>
    </w:pPr>
    <w:rPr>
      <w:rFonts w:ascii="Segoe UI Light" w:hAnsi="Segoe UI Light" w:cs="Segoe UI Light"/>
      <w:caps/>
      <w:color w:val="2A363B" w:themeColor="text1"/>
      <w:sz w:val="56"/>
      <w:szCs w:val="56"/>
    </w:rPr>
  </w:style>
  <w:style w:type="character" w:customStyle="1" w:styleId="SubtitleChar">
    <w:name w:val="Subtitle Char"/>
    <w:basedOn w:val="DefaultParagraphFont"/>
    <w:link w:val="Subtitle"/>
    <w:uiPriority w:val="11"/>
    <w:rsid w:val="003A0A76"/>
    <w:rPr>
      <w:rFonts w:ascii="Segoe UI Light" w:hAnsi="Segoe UI Light" w:cs="Segoe UI Light"/>
      <w:caps/>
      <w:color w:val="2A363B" w:themeColor="text1"/>
      <w:sz w:val="56"/>
      <w:szCs w:val="56"/>
    </w:rPr>
  </w:style>
  <w:style w:type="character" w:styleId="IntenseEmphasis">
    <w:name w:val="Intense Emphasis"/>
    <w:basedOn w:val="DefaultParagraphFont"/>
    <w:uiPriority w:val="21"/>
    <w:qFormat/>
    <w:rsid w:val="00641DC0"/>
    <w:rPr>
      <w:i/>
      <w:iCs/>
      <w:color w:val="E13A3E"/>
    </w:rPr>
  </w:style>
  <w:style w:type="character" w:styleId="Strong">
    <w:name w:val="Strong"/>
    <w:uiPriority w:val="22"/>
    <w:qFormat/>
    <w:rsid w:val="00641DC0"/>
    <w:rPr>
      <w:b/>
      <w:bCs/>
    </w:rPr>
  </w:style>
  <w:style w:type="character" w:customStyle="1" w:styleId="Heading4Char">
    <w:name w:val="Heading 4 Char"/>
    <w:basedOn w:val="DefaultParagraphFont"/>
    <w:link w:val="Heading4"/>
    <w:uiPriority w:val="9"/>
    <w:rsid w:val="00600056"/>
    <w:rPr>
      <w:rFonts w:ascii="Segoe UI Light" w:eastAsiaTheme="majorEastAsia" w:hAnsi="Segoe UI Light" w:cs="Segoe UI Light"/>
      <w:b/>
      <w:iCs/>
      <w:caps/>
      <w:color w:val="2A363B" w:themeColor="text1"/>
      <w:sz w:val="24"/>
      <w:szCs w:val="24"/>
    </w:rPr>
  </w:style>
  <w:style w:type="table" w:styleId="TableGrid">
    <w:name w:val="Table Grid"/>
    <w:basedOn w:val="TableNormal"/>
    <w:uiPriority w:val="39"/>
    <w:rsid w:val="00641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aliases w:val="SPP Report Template"/>
    <w:basedOn w:val="TableNormal"/>
    <w:uiPriority w:val="49"/>
    <w:rsid w:val="00B43E31"/>
    <w:pPr>
      <w:spacing w:after="0" w:line="240" w:lineRule="auto"/>
    </w:pPr>
    <w:rPr>
      <w:rFonts w:ascii="Segoe UI" w:hAnsi="Segoe UI"/>
    </w:rPr>
    <w:tblPr>
      <w:tblStyleRowBandSize w:val="1"/>
      <w:tblStyleColBandSize w:val="1"/>
      <w:tblBorders>
        <w:insideH w:val="single" w:sz="8" w:space="0" w:color="FFFFFF" w:themeColor="background1"/>
        <w:insideV w:val="single" w:sz="8" w:space="0" w:color="FFFFFF" w:themeColor="background1"/>
      </w:tblBorders>
      <w:tblCellMar>
        <w:top w:w="72" w:type="dxa"/>
        <w:left w:w="115" w:type="dxa"/>
        <w:bottom w:w="144" w:type="dxa"/>
        <w:right w:w="115" w:type="dxa"/>
      </w:tblCellMar>
    </w:tblPr>
    <w:tcPr>
      <w:vAlign w:val="center"/>
    </w:tcPr>
    <w:tblStylePr w:type="firstRow">
      <w:rPr>
        <w:b/>
        <w:bCs/>
        <w:color w:val="FFFFFF" w:themeColor="background1"/>
      </w:rPr>
      <w:tblPr/>
      <w:tcPr>
        <w:tcBorders>
          <w:top w:val="single" w:sz="4" w:space="0" w:color="2A363B" w:themeColor="text1"/>
          <w:left w:val="single" w:sz="4" w:space="0" w:color="2A363B" w:themeColor="text1"/>
          <w:bottom w:val="single" w:sz="4" w:space="0" w:color="2A363B" w:themeColor="text1"/>
          <w:right w:val="single" w:sz="4" w:space="0" w:color="2A363B" w:themeColor="text1"/>
          <w:insideH w:val="nil"/>
        </w:tcBorders>
        <w:shd w:val="clear" w:color="auto" w:fill="2A363B" w:themeFill="text1"/>
      </w:tcPr>
    </w:tblStylePr>
    <w:tblStylePr w:type="lastRow">
      <w:rPr>
        <w:b/>
        <w:bCs/>
      </w:rPr>
      <w:tblPr/>
      <w:tcPr>
        <w:tcBorders>
          <w:top w:val="double" w:sz="4" w:space="0" w:color="6F8C98" w:themeColor="text1" w:themeTint="99"/>
        </w:tcBorders>
      </w:tcPr>
    </w:tblStylePr>
    <w:tblStylePr w:type="firstCol">
      <w:rPr>
        <w:b/>
        <w:bCs/>
      </w:rPr>
    </w:tblStylePr>
    <w:tblStylePr w:type="lastCol">
      <w:rPr>
        <w:b/>
        <w:bCs/>
      </w:rPr>
    </w:tblStylePr>
    <w:tblStylePr w:type="band1Vert">
      <w:tblPr/>
      <w:tcPr>
        <w:shd w:val="clear" w:color="auto" w:fill="CFD8DD" w:themeFill="text1" w:themeFillTint="33"/>
      </w:tcPr>
    </w:tblStylePr>
    <w:tblStylePr w:type="band1Horz">
      <w:tblPr/>
      <w:tcPr>
        <w:shd w:val="clear" w:color="auto" w:fill="CFD8DD" w:themeFill="text1" w:themeFillTint="33"/>
      </w:tcPr>
    </w:tblStylePr>
  </w:style>
  <w:style w:type="paragraph" w:styleId="TOCHeading">
    <w:name w:val="TOC Heading"/>
    <w:basedOn w:val="Heading1"/>
    <w:next w:val="Normal"/>
    <w:uiPriority w:val="39"/>
    <w:unhideWhenUsed/>
    <w:qFormat/>
    <w:rsid w:val="00FD0B6E"/>
    <w:pPr>
      <w:outlineLvl w:val="9"/>
    </w:pPr>
  </w:style>
  <w:style w:type="paragraph" w:styleId="TOC1">
    <w:name w:val="toc 1"/>
    <w:basedOn w:val="Normal"/>
    <w:next w:val="Normal"/>
    <w:uiPriority w:val="39"/>
    <w:unhideWhenUsed/>
    <w:qFormat/>
    <w:rsid w:val="00E931A4"/>
    <w:pPr>
      <w:tabs>
        <w:tab w:val="clear" w:pos="2431"/>
        <w:tab w:val="right" w:leader="dot" w:pos="9350"/>
      </w:tabs>
      <w:spacing w:after="100"/>
    </w:pPr>
    <w:rPr>
      <w:rFonts w:cs="Segoe UI"/>
      <w:caps/>
      <w:noProof/>
    </w:rPr>
  </w:style>
  <w:style w:type="character" w:styleId="Hyperlink">
    <w:name w:val="Hyperlink"/>
    <w:basedOn w:val="DefaultParagraphFont"/>
    <w:uiPriority w:val="99"/>
    <w:unhideWhenUsed/>
    <w:rsid w:val="00FD0B6E"/>
    <w:rPr>
      <w:noProof/>
      <w:color w:val="2399BB" w:themeColor="hyperlink"/>
      <w:u w:val="single"/>
    </w:rPr>
  </w:style>
  <w:style w:type="paragraph" w:styleId="TOC2">
    <w:name w:val="toc 2"/>
    <w:basedOn w:val="TOC1"/>
    <w:next w:val="Normal"/>
    <w:uiPriority w:val="39"/>
    <w:unhideWhenUsed/>
    <w:qFormat/>
    <w:rsid w:val="00E931A4"/>
    <w:rPr>
      <w:caps w:val="0"/>
    </w:rPr>
  </w:style>
  <w:style w:type="paragraph" w:styleId="TOC3">
    <w:name w:val="toc 3"/>
    <w:basedOn w:val="Normal"/>
    <w:next w:val="Normal"/>
    <w:uiPriority w:val="39"/>
    <w:unhideWhenUsed/>
    <w:qFormat/>
    <w:rsid w:val="00E931A4"/>
    <w:pPr>
      <w:tabs>
        <w:tab w:val="clear" w:pos="2431"/>
        <w:tab w:val="right" w:leader="dot" w:pos="9360"/>
      </w:tabs>
      <w:spacing w:after="100"/>
      <w:ind w:left="440"/>
    </w:pPr>
    <w:rPr>
      <w:rFonts w:eastAsiaTheme="minorEastAsia" w:cs="Segoe UI"/>
      <w:noProof/>
    </w:rPr>
  </w:style>
  <w:style w:type="table" w:customStyle="1" w:styleId="SPPOfficialTableDefaultTable">
    <w:name w:val="SPP Official Table: Default Table"/>
    <w:basedOn w:val="TableNormal"/>
    <w:uiPriority w:val="99"/>
    <w:rsid w:val="00557CED"/>
    <w:pPr>
      <w:spacing w:after="0" w:line="240" w:lineRule="auto"/>
    </w:pPr>
    <w:rPr>
      <w:rFonts w:ascii="Segoe UI" w:hAnsi="Segoe UI"/>
    </w:rPr>
    <w:tblPr>
      <w:tblStyleRowBandSize w:val="1"/>
      <w:tblStyleColBandSize w:val="1"/>
      <w:tblBorders>
        <w:insideH w:val="single" w:sz="4" w:space="0" w:color="FFFFFF" w:themeColor="background1"/>
        <w:insideV w:val="single" w:sz="4" w:space="0" w:color="FFFFFF" w:themeColor="background1"/>
      </w:tblBorders>
      <w:tblCellMar>
        <w:top w:w="144" w:type="dxa"/>
        <w:left w:w="115" w:type="dxa"/>
        <w:right w:w="115" w:type="dxa"/>
      </w:tblCellMar>
    </w:tblPr>
    <w:tblStylePr w:type="firstRow">
      <w:pPr>
        <w:wordWrap/>
        <w:jc w:val="center"/>
      </w:pPr>
      <w:rPr>
        <w:rFonts w:ascii="Segoe UI" w:hAnsi="Segoe UI"/>
        <w:b/>
        <w:i w:val="0"/>
        <w:caps/>
        <w:smallCaps w:val="0"/>
        <w:color w:val="FFFFFF" w:themeColor="background1"/>
        <w:sz w:val="20"/>
      </w:rPr>
      <w:tblPr/>
      <w:tcPr>
        <w:tcBorders>
          <w:insideH w:val="single" w:sz="4" w:space="0" w:color="FFFFFF" w:themeColor="background1"/>
          <w:insideV w:val="single" w:sz="4" w:space="0" w:color="FFFFFF" w:themeColor="background1"/>
        </w:tcBorders>
        <w:shd w:val="clear" w:color="auto" w:fill="2399BB" w:themeFill="accent2"/>
      </w:tcPr>
    </w:tblStylePr>
    <w:tblStylePr w:type="lastRow">
      <w:rPr>
        <w:rFonts w:ascii="Segoe UI" w:hAnsi="Segoe UI"/>
        <w:b/>
        <w:sz w:val="20"/>
      </w:rPr>
      <w:tblPr/>
      <w:tcPr>
        <w:tcBorders>
          <w:insideH w:val="single" w:sz="4" w:space="0" w:color="FFFFFF" w:themeColor="background1"/>
          <w:insideV w:val="single" w:sz="4" w:space="0" w:color="FFFFFF" w:themeColor="background1"/>
        </w:tcBorders>
      </w:tcPr>
    </w:tblStylePr>
    <w:tblStylePr w:type="firstCol">
      <w:rPr>
        <w:rFonts w:ascii="Segoe UI" w:hAnsi="Segoe UI"/>
        <w:sz w:val="20"/>
      </w:rPr>
      <w:tblPr/>
      <w:tcPr>
        <w:tcBorders>
          <w:insideH w:val="nil"/>
          <w:insideV w:val="nil"/>
        </w:tcBorders>
      </w:tcPr>
    </w:tblStylePr>
    <w:tblStylePr w:type="lastCol">
      <w:tblPr/>
      <w:tcPr>
        <w:tcBorders>
          <w:insideH w:val="nil"/>
          <w:insideV w:val="nil"/>
        </w:tcBorders>
      </w:tcPr>
    </w:tblStylePr>
    <w:tblStylePr w:type="band1Vert">
      <w:tblPr/>
      <w:tcPr>
        <w:tcBorders>
          <w:insideH w:val="nil"/>
          <w:insideV w:val="nil"/>
        </w:tcBorders>
      </w:tcPr>
    </w:tblStylePr>
    <w:tblStylePr w:type="band2Vert">
      <w:tblPr/>
      <w:tcPr>
        <w:tcBorders>
          <w:insideH w:val="nil"/>
          <w:insideV w:val="nil"/>
        </w:tcBorders>
      </w:tcPr>
    </w:tblStylePr>
    <w:tblStylePr w:type="band1Horz">
      <w:rPr>
        <w:rFonts w:ascii="Segoe UI" w:hAnsi="Segoe UI"/>
        <w:sz w:val="20"/>
      </w:rPr>
      <w:tblPr/>
      <w:tcPr>
        <w:tcBorders>
          <w:top w:val="nil"/>
          <w:left w:val="nil"/>
          <w:bottom w:val="nil"/>
          <w:right w:val="nil"/>
          <w:insideH w:val="single" w:sz="4" w:space="0" w:color="FFFFFF" w:themeColor="background1"/>
          <w:insideV w:val="single" w:sz="4" w:space="0" w:color="FFFFFF" w:themeColor="background1"/>
          <w:tl2br w:val="nil"/>
          <w:tr2bl w:val="nil"/>
        </w:tcBorders>
        <w:shd w:val="clear" w:color="auto" w:fill="D9D9D9" w:themeFill="background1" w:themeFillShade="D9"/>
      </w:tcPr>
    </w:tblStylePr>
    <w:tblStylePr w:type="band2Horz">
      <w:rPr>
        <w:rFonts w:ascii="Segoe UI" w:hAnsi="Segoe UI"/>
        <w:sz w:val="20"/>
      </w:rPr>
      <w:tblPr/>
      <w:tcPr>
        <w:shd w:val="clear" w:color="auto" w:fill="F2F2F2" w:themeFill="background1" w:themeFillShade="F2"/>
      </w:tcPr>
    </w:tblStylePr>
  </w:style>
  <w:style w:type="paragraph" w:customStyle="1" w:styleId="TableHeader">
    <w:name w:val="Table Header"/>
    <w:basedOn w:val="Normal"/>
    <w:qFormat/>
    <w:rsid w:val="00B43E31"/>
    <w:pPr>
      <w:jc w:val="center"/>
    </w:pPr>
    <w:rPr>
      <w:rFonts w:cs="Segoe UI"/>
      <w:bCs/>
      <w:caps/>
      <w:color w:val="FFFFFF" w:themeColor="background1"/>
    </w:rPr>
  </w:style>
  <w:style w:type="character" w:customStyle="1" w:styleId="Heading5Char">
    <w:name w:val="Heading 5 Char"/>
    <w:basedOn w:val="DefaultParagraphFont"/>
    <w:link w:val="Heading5"/>
    <w:uiPriority w:val="9"/>
    <w:rsid w:val="009A533B"/>
    <w:rPr>
      <w:rFonts w:ascii="Segoe UI" w:eastAsiaTheme="majorEastAsia" w:hAnsi="Segoe UI" w:cs="Segoe UI"/>
      <w:caps/>
      <w:sz w:val="24"/>
      <w:szCs w:val="24"/>
    </w:rPr>
  </w:style>
  <w:style w:type="character" w:customStyle="1" w:styleId="Heading6Char">
    <w:name w:val="Heading 6 Char"/>
    <w:basedOn w:val="DefaultParagraphFont"/>
    <w:link w:val="Heading6"/>
    <w:uiPriority w:val="9"/>
    <w:rsid w:val="009A533B"/>
    <w:rPr>
      <w:rFonts w:ascii="Segoe UI" w:eastAsiaTheme="majorEastAsia" w:hAnsi="Segoe UI" w:cs="Segoe UI"/>
      <w:i/>
      <w:sz w:val="24"/>
      <w:szCs w:val="24"/>
    </w:rPr>
  </w:style>
  <w:style w:type="table" w:styleId="ListTable4-Accent6">
    <w:name w:val="List Table 4 Accent 6"/>
    <w:basedOn w:val="TableNormal"/>
    <w:uiPriority w:val="49"/>
    <w:rsid w:val="00B43E31"/>
    <w:pPr>
      <w:spacing w:after="0" w:line="240" w:lineRule="auto"/>
    </w:pPr>
    <w:tblPr>
      <w:tblStyleRowBandSize w:val="1"/>
      <w:tblStyleColBandSize w:val="1"/>
      <w:tblBorders>
        <w:top w:val="single" w:sz="4" w:space="0" w:color="C9ADAD" w:themeColor="accent6" w:themeTint="99"/>
        <w:left w:val="single" w:sz="4" w:space="0" w:color="C9ADAD" w:themeColor="accent6" w:themeTint="99"/>
        <w:bottom w:val="single" w:sz="4" w:space="0" w:color="C9ADAD" w:themeColor="accent6" w:themeTint="99"/>
        <w:right w:val="single" w:sz="4" w:space="0" w:color="C9ADAD" w:themeColor="accent6" w:themeTint="99"/>
        <w:insideH w:val="single" w:sz="4" w:space="0" w:color="C9ADAD" w:themeColor="accent6" w:themeTint="99"/>
      </w:tblBorders>
    </w:tblPr>
    <w:tblStylePr w:type="firstRow">
      <w:rPr>
        <w:b/>
        <w:bCs/>
        <w:color w:val="FFFFFF" w:themeColor="background1"/>
      </w:rPr>
      <w:tblPr/>
      <w:tcPr>
        <w:tcBorders>
          <w:top w:val="single" w:sz="4" w:space="0" w:color="A67777" w:themeColor="accent6"/>
          <w:left w:val="single" w:sz="4" w:space="0" w:color="A67777" w:themeColor="accent6"/>
          <w:bottom w:val="single" w:sz="4" w:space="0" w:color="A67777" w:themeColor="accent6"/>
          <w:right w:val="single" w:sz="4" w:space="0" w:color="A67777" w:themeColor="accent6"/>
          <w:insideH w:val="nil"/>
        </w:tcBorders>
        <w:shd w:val="clear" w:color="auto" w:fill="A67777" w:themeFill="accent6"/>
      </w:tcPr>
    </w:tblStylePr>
    <w:tblStylePr w:type="lastRow">
      <w:rPr>
        <w:b/>
        <w:bCs/>
      </w:rPr>
      <w:tblPr/>
      <w:tcPr>
        <w:tcBorders>
          <w:top w:val="double" w:sz="4" w:space="0" w:color="C9ADAD" w:themeColor="accent6" w:themeTint="99"/>
        </w:tcBorders>
      </w:tcPr>
    </w:tblStylePr>
    <w:tblStylePr w:type="firstCol">
      <w:rPr>
        <w:b/>
        <w:bCs/>
      </w:rPr>
    </w:tblStylePr>
    <w:tblStylePr w:type="lastCol">
      <w:rPr>
        <w:b/>
        <w:bCs/>
      </w:rPr>
    </w:tblStylePr>
    <w:tblStylePr w:type="band1Vert">
      <w:tblPr/>
      <w:tcPr>
        <w:shd w:val="clear" w:color="auto" w:fill="EDE3E3" w:themeFill="accent6" w:themeFillTint="33"/>
      </w:tcPr>
    </w:tblStylePr>
    <w:tblStylePr w:type="band1Horz">
      <w:tblPr/>
      <w:tcPr>
        <w:shd w:val="clear" w:color="auto" w:fill="EDE3E3" w:themeFill="accent6" w:themeFillTint="33"/>
      </w:tcPr>
    </w:tblStylePr>
  </w:style>
  <w:style w:type="paragraph" w:customStyle="1" w:styleId="TableText">
    <w:name w:val="Table Text"/>
    <w:basedOn w:val="Normal"/>
    <w:qFormat/>
    <w:rsid w:val="00144B98"/>
    <w:rPr>
      <w:sz w:val="20"/>
    </w:rPr>
  </w:style>
  <w:style w:type="character" w:customStyle="1" w:styleId="Heading7Char">
    <w:name w:val="Heading 7 Char"/>
    <w:basedOn w:val="DefaultParagraphFont"/>
    <w:link w:val="Heading7"/>
    <w:uiPriority w:val="9"/>
    <w:semiHidden/>
    <w:rsid w:val="00A344F6"/>
    <w:rPr>
      <w:rFonts w:asciiTheme="majorHAnsi" w:eastAsiaTheme="majorEastAsia" w:hAnsiTheme="majorHAnsi" w:cstheme="majorBidi"/>
      <w:i/>
      <w:iCs/>
      <w:color w:val="631017" w:themeColor="accent1" w:themeShade="7F"/>
    </w:rPr>
  </w:style>
  <w:style w:type="paragraph" w:styleId="ListParagraph">
    <w:name w:val="List Paragraph"/>
    <w:basedOn w:val="Normal"/>
    <w:uiPriority w:val="34"/>
    <w:qFormat/>
    <w:rsid w:val="0016227F"/>
    <w:pPr>
      <w:numPr>
        <w:numId w:val="1"/>
      </w:numPr>
    </w:pPr>
  </w:style>
  <w:style w:type="table" w:styleId="GridTable2-Accent2">
    <w:name w:val="Grid Table 2 Accent 2"/>
    <w:basedOn w:val="TableNormal"/>
    <w:uiPriority w:val="47"/>
    <w:rsid w:val="00CA754B"/>
    <w:pPr>
      <w:spacing w:after="0" w:line="240" w:lineRule="auto"/>
    </w:pPr>
    <w:tblPr>
      <w:tblStyleRowBandSize w:val="1"/>
      <w:tblStyleColBandSize w:val="1"/>
      <w:tblBorders>
        <w:top w:val="single" w:sz="2" w:space="0" w:color="6DC8E3" w:themeColor="accent2" w:themeTint="99"/>
        <w:bottom w:val="single" w:sz="2" w:space="0" w:color="6DC8E3" w:themeColor="accent2" w:themeTint="99"/>
        <w:insideH w:val="single" w:sz="2" w:space="0" w:color="6DC8E3" w:themeColor="accent2" w:themeTint="99"/>
        <w:insideV w:val="single" w:sz="2" w:space="0" w:color="6DC8E3" w:themeColor="accent2" w:themeTint="99"/>
      </w:tblBorders>
    </w:tblPr>
    <w:tblStylePr w:type="firstRow">
      <w:rPr>
        <w:b/>
        <w:bCs/>
      </w:rPr>
      <w:tblPr/>
      <w:tcPr>
        <w:tcBorders>
          <w:top w:val="nil"/>
          <w:bottom w:val="single" w:sz="12" w:space="0" w:color="6DC8E3" w:themeColor="accent2" w:themeTint="99"/>
          <w:insideH w:val="nil"/>
          <w:insideV w:val="nil"/>
        </w:tcBorders>
        <w:shd w:val="clear" w:color="auto" w:fill="FFFFFF" w:themeFill="background1"/>
      </w:tcPr>
    </w:tblStylePr>
    <w:tblStylePr w:type="lastRow">
      <w:rPr>
        <w:b/>
        <w:bCs/>
      </w:rPr>
      <w:tblPr/>
      <w:tcPr>
        <w:tcBorders>
          <w:top w:val="double" w:sz="2" w:space="0" w:color="6DC8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ECF6" w:themeFill="accent2" w:themeFillTint="33"/>
      </w:tcPr>
    </w:tblStylePr>
    <w:tblStylePr w:type="band1Horz">
      <w:tblPr/>
      <w:tcPr>
        <w:shd w:val="clear" w:color="auto" w:fill="CEECF6" w:themeFill="accent2" w:themeFillTint="33"/>
      </w:tcPr>
    </w:tblStylePr>
  </w:style>
  <w:style w:type="table" w:styleId="GridTable4-Accent2">
    <w:name w:val="Grid Table 4 Accent 2"/>
    <w:basedOn w:val="TableNormal"/>
    <w:uiPriority w:val="49"/>
    <w:rsid w:val="00CA754B"/>
    <w:pPr>
      <w:spacing w:after="0" w:line="240" w:lineRule="auto"/>
    </w:pPr>
    <w:tblPr>
      <w:tblStyleRowBandSize w:val="1"/>
      <w:tblStyleColBandSize w:val="1"/>
      <w:tblBorders>
        <w:top w:val="single" w:sz="4" w:space="0" w:color="6DC8E3" w:themeColor="accent2" w:themeTint="99"/>
        <w:left w:val="single" w:sz="4" w:space="0" w:color="6DC8E3" w:themeColor="accent2" w:themeTint="99"/>
        <w:bottom w:val="single" w:sz="4" w:space="0" w:color="6DC8E3" w:themeColor="accent2" w:themeTint="99"/>
        <w:right w:val="single" w:sz="4" w:space="0" w:color="6DC8E3" w:themeColor="accent2" w:themeTint="99"/>
        <w:insideH w:val="single" w:sz="4" w:space="0" w:color="6DC8E3" w:themeColor="accent2" w:themeTint="99"/>
        <w:insideV w:val="single" w:sz="4" w:space="0" w:color="6DC8E3" w:themeColor="accent2" w:themeTint="99"/>
      </w:tblBorders>
    </w:tblPr>
    <w:tblStylePr w:type="firstRow">
      <w:rPr>
        <w:b/>
        <w:bCs/>
        <w:color w:val="FFFFFF" w:themeColor="background1"/>
      </w:rPr>
      <w:tblPr/>
      <w:tcPr>
        <w:tcBorders>
          <w:top w:val="single" w:sz="4" w:space="0" w:color="2399BB" w:themeColor="accent2"/>
          <w:left w:val="single" w:sz="4" w:space="0" w:color="2399BB" w:themeColor="accent2"/>
          <w:bottom w:val="single" w:sz="4" w:space="0" w:color="2399BB" w:themeColor="accent2"/>
          <w:right w:val="single" w:sz="4" w:space="0" w:color="2399BB" w:themeColor="accent2"/>
          <w:insideH w:val="nil"/>
          <w:insideV w:val="nil"/>
        </w:tcBorders>
        <w:shd w:val="clear" w:color="auto" w:fill="2399BB" w:themeFill="accent2"/>
      </w:tcPr>
    </w:tblStylePr>
    <w:tblStylePr w:type="lastRow">
      <w:rPr>
        <w:b/>
        <w:bCs/>
      </w:rPr>
      <w:tblPr/>
      <w:tcPr>
        <w:tcBorders>
          <w:top w:val="double" w:sz="4" w:space="0" w:color="2399BB" w:themeColor="accent2"/>
        </w:tcBorders>
      </w:tcPr>
    </w:tblStylePr>
    <w:tblStylePr w:type="firstCol">
      <w:rPr>
        <w:b/>
        <w:bCs/>
      </w:rPr>
    </w:tblStylePr>
    <w:tblStylePr w:type="lastCol">
      <w:rPr>
        <w:b/>
        <w:bCs/>
      </w:rPr>
    </w:tblStylePr>
    <w:tblStylePr w:type="band1Vert">
      <w:tblPr/>
      <w:tcPr>
        <w:shd w:val="clear" w:color="auto" w:fill="CEECF6" w:themeFill="accent2" w:themeFillTint="33"/>
      </w:tcPr>
    </w:tblStylePr>
    <w:tblStylePr w:type="band1Horz">
      <w:tblPr/>
      <w:tcPr>
        <w:shd w:val="clear" w:color="auto" w:fill="CEECF6" w:themeFill="accent2" w:themeFillTint="33"/>
      </w:tcPr>
    </w:tblStylePr>
  </w:style>
  <w:style w:type="character" w:styleId="CommentReference">
    <w:name w:val="annotation reference"/>
    <w:basedOn w:val="DefaultParagraphFont"/>
    <w:uiPriority w:val="99"/>
    <w:semiHidden/>
    <w:unhideWhenUsed/>
    <w:rsid w:val="003A3ABB"/>
    <w:rPr>
      <w:sz w:val="16"/>
      <w:szCs w:val="16"/>
    </w:rPr>
  </w:style>
  <w:style w:type="paragraph" w:styleId="CommentText">
    <w:name w:val="annotation text"/>
    <w:basedOn w:val="Normal"/>
    <w:link w:val="CommentTextChar"/>
    <w:uiPriority w:val="99"/>
    <w:unhideWhenUsed/>
    <w:rsid w:val="003A3ABB"/>
    <w:rPr>
      <w:sz w:val="20"/>
      <w:szCs w:val="20"/>
    </w:rPr>
  </w:style>
  <w:style w:type="character" w:customStyle="1" w:styleId="CommentTextChar">
    <w:name w:val="Comment Text Char"/>
    <w:basedOn w:val="DefaultParagraphFont"/>
    <w:link w:val="CommentText"/>
    <w:uiPriority w:val="99"/>
    <w:rsid w:val="003A3ABB"/>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3A3ABB"/>
    <w:rPr>
      <w:b/>
      <w:bCs/>
    </w:rPr>
  </w:style>
  <w:style w:type="character" w:customStyle="1" w:styleId="CommentSubjectChar">
    <w:name w:val="Comment Subject Char"/>
    <w:basedOn w:val="CommentTextChar"/>
    <w:link w:val="CommentSubject"/>
    <w:uiPriority w:val="99"/>
    <w:semiHidden/>
    <w:rsid w:val="003A3ABB"/>
    <w:rPr>
      <w:rFonts w:ascii="Segoe UI" w:hAnsi="Segoe UI"/>
      <w:b/>
      <w:bCs/>
      <w:sz w:val="20"/>
      <w:szCs w:val="20"/>
    </w:rPr>
  </w:style>
  <w:style w:type="paragraph" w:styleId="BalloonText">
    <w:name w:val="Balloon Text"/>
    <w:basedOn w:val="Normal"/>
    <w:link w:val="BalloonTextChar"/>
    <w:uiPriority w:val="99"/>
    <w:semiHidden/>
    <w:unhideWhenUsed/>
    <w:rsid w:val="003A3ABB"/>
    <w:pPr>
      <w:spacing w:after="0"/>
    </w:pPr>
    <w:rPr>
      <w:rFonts w:cs="Segoe UI"/>
      <w:sz w:val="18"/>
      <w:szCs w:val="18"/>
    </w:rPr>
  </w:style>
  <w:style w:type="character" w:customStyle="1" w:styleId="BalloonTextChar">
    <w:name w:val="Balloon Text Char"/>
    <w:basedOn w:val="DefaultParagraphFont"/>
    <w:link w:val="BalloonText"/>
    <w:uiPriority w:val="99"/>
    <w:semiHidden/>
    <w:rsid w:val="003A3ABB"/>
    <w:rPr>
      <w:rFonts w:ascii="Segoe UI" w:hAnsi="Segoe UI" w:cs="Segoe UI"/>
      <w:sz w:val="18"/>
      <w:szCs w:val="18"/>
    </w:rPr>
  </w:style>
  <w:style w:type="character" w:styleId="PlaceholderText">
    <w:name w:val="Placeholder Text"/>
    <w:basedOn w:val="DefaultParagraphFont"/>
    <w:uiPriority w:val="99"/>
    <w:semiHidden/>
    <w:rsid w:val="0091481F"/>
    <w:rPr>
      <w:color w:val="808080"/>
    </w:rPr>
  </w:style>
  <w:style w:type="paragraph" w:customStyle="1" w:styleId="NormalArial">
    <w:name w:val="Normal+Arial"/>
    <w:basedOn w:val="Normal"/>
    <w:rsid w:val="00BF5323"/>
    <w:pPr>
      <w:tabs>
        <w:tab w:val="clear" w:pos="2431"/>
      </w:tabs>
      <w:spacing w:after="0"/>
    </w:pPr>
    <w:rPr>
      <w:rFonts w:ascii="Arial" w:eastAsia="Times New Roman" w:hAnsi="Arial" w:cs="Times New Roman"/>
      <w:sz w:val="24"/>
      <w:szCs w:val="24"/>
    </w:rPr>
  </w:style>
  <w:style w:type="character" w:styleId="BookTitle">
    <w:name w:val="Book Title"/>
    <w:basedOn w:val="DefaultParagraphFont"/>
    <w:uiPriority w:val="33"/>
    <w:qFormat/>
    <w:rsid w:val="00BF5323"/>
    <w:rPr>
      <w:b/>
      <w:bCs/>
      <w:i/>
      <w:iCs/>
      <w:spacing w:val="5"/>
    </w:rPr>
  </w:style>
  <w:style w:type="numbering" w:customStyle="1" w:styleId="NoList1">
    <w:name w:val="No List1"/>
    <w:next w:val="NoList"/>
    <w:uiPriority w:val="99"/>
    <w:semiHidden/>
    <w:unhideWhenUsed/>
    <w:rsid w:val="00BF5323"/>
  </w:style>
  <w:style w:type="paragraph" w:customStyle="1" w:styleId="Heading30">
    <w:name w:val="Heading 3_0"/>
    <w:basedOn w:val="Normal0"/>
    <w:next w:val="Normal0"/>
    <w:link w:val="Heading3Char0"/>
    <w:qFormat/>
    <w:rsid w:val="00BF5323"/>
    <w:pPr>
      <w:spacing w:after="240"/>
      <w:ind w:left="1440" w:hanging="720"/>
      <w:outlineLvl w:val="2"/>
    </w:pPr>
    <w:rPr>
      <w:b/>
      <w:snapToGrid w:val="0"/>
    </w:rPr>
  </w:style>
  <w:style w:type="paragraph" w:customStyle="1" w:styleId="Normal0">
    <w:name w:val="Normal_0"/>
    <w:qFormat/>
    <w:rsid w:val="00BF5323"/>
    <w:pPr>
      <w:spacing w:after="0" w:line="240" w:lineRule="auto"/>
      <w:jc w:val="both"/>
    </w:pPr>
    <w:rPr>
      <w:rFonts w:ascii="Times New Roman" w:eastAsia="Times New Roman" w:hAnsi="Times New Roman" w:cs="Times New Roman"/>
      <w:sz w:val="24"/>
      <w:szCs w:val="20"/>
    </w:rPr>
  </w:style>
  <w:style w:type="character" w:customStyle="1" w:styleId="Heading3Char0">
    <w:name w:val="Heading 3 Char_0"/>
    <w:link w:val="Heading30"/>
    <w:rsid w:val="00BF5323"/>
    <w:rPr>
      <w:rFonts w:ascii="Times New Roman" w:eastAsia="Times New Roman" w:hAnsi="Times New Roman" w:cs="Times New Roman"/>
      <w:b/>
      <w:snapToGrid w:val="0"/>
      <w:sz w:val="24"/>
      <w:szCs w:val="20"/>
    </w:rPr>
  </w:style>
  <w:style w:type="paragraph" w:customStyle="1" w:styleId="Normal1">
    <w:name w:val="Normal_1"/>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20">
    <w:name w:val="Heading 2_0"/>
    <w:basedOn w:val="Normal2"/>
    <w:next w:val="Normal2"/>
    <w:link w:val="Heading2Char0"/>
    <w:qFormat/>
    <w:rsid w:val="00BF5323"/>
    <w:pPr>
      <w:spacing w:after="240"/>
      <w:ind w:left="720" w:hanging="720"/>
      <w:outlineLvl w:val="1"/>
    </w:pPr>
    <w:rPr>
      <w:b/>
      <w:snapToGrid w:val="0"/>
    </w:rPr>
  </w:style>
  <w:style w:type="paragraph" w:customStyle="1" w:styleId="Normal2">
    <w:name w:val="Normal_2"/>
    <w:qFormat/>
    <w:rsid w:val="00BF5323"/>
    <w:pPr>
      <w:spacing w:after="0" w:line="240" w:lineRule="auto"/>
      <w:jc w:val="both"/>
    </w:pPr>
    <w:rPr>
      <w:rFonts w:ascii="Times New Roman" w:eastAsia="Times New Roman" w:hAnsi="Times New Roman" w:cs="Times New Roman"/>
      <w:sz w:val="24"/>
      <w:szCs w:val="20"/>
    </w:rPr>
  </w:style>
  <w:style w:type="character" w:customStyle="1" w:styleId="Heading2Char0">
    <w:name w:val="Heading 2 Char_0"/>
    <w:basedOn w:val="DefaultParagraphFont"/>
    <w:link w:val="Heading20"/>
    <w:rsid w:val="00BF5323"/>
    <w:rPr>
      <w:rFonts w:ascii="Times New Roman" w:eastAsia="Times New Roman" w:hAnsi="Times New Roman" w:cs="Times New Roman"/>
      <w:b/>
      <w:snapToGrid w:val="0"/>
      <w:sz w:val="24"/>
      <w:szCs w:val="20"/>
    </w:rPr>
  </w:style>
  <w:style w:type="paragraph" w:customStyle="1" w:styleId="Normal3">
    <w:name w:val="Normal_3"/>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10">
    <w:name w:val="Heading 1_0"/>
    <w:basedOn w:val="Normal4"/>
    <w:next w:val="Normal4"/>
    <w:qFormat/>
    <w:rsid w:val="00BF5323"/>
    <w:pPr>
      <w:jc w:val="center"/>
      <w:outlineLvl w:val="0"/>
    </w:pPr>
    <w:rPr>
      <w:b/>
      <w:caps/>
      <w:snapToGrid w:val="0"/>
    </w:rPr>
  </w:style>
  <w:style w:type="paragraph" w:customStyle="1" w:styleId="Normal4">
    <w:name w:val="Normal_4"/>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11">
    <w:name w:val="Heading 1_1"/>
    <w:basedOn w:val="Normal5"/>
    <w:next w:val="Normal5"/>
    <w:qFormat/>
    <w:rsid w:val="00BF5323"/>
    <w:pPr>
      <w:jc w:val="center"/>
      <w:outlineLvl w:val="0"/>
    </w:pPr>
    <w:rPr>
      <w:b/>
      <w:caps/>
      <w:snapToGrid w:val="0"/>
    </w:rPr>
  </w:style>
  <w:style w:type="paragraph" w:customStyle="1" w:styleId="Normal5">
    <w:name w:val="Normal_5"/>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12">
    <w:name w:val="Heading 1_2"/>
    <w:basedOn w:val="Normal6"/>
    <w:next w:val="Normal6"/>
    <w:qFormat/>
    <w:rsid w:val="00BF5323"/>
    <w:pPr>
      <w:jc w:val="center"/>
      <w:outlineLvl w:val="0"/>
    </w:pPr>
    <w:rPr>
      <w:b/>
      <w:caps/>
      <w:snapToGrid w:val="0"/>
    </w:rPr>
  </w:style>
  <w:style w:type="paragraph" w:customStyle="1" w:styleId="Normal6">
    <w:name w:val="Normal_6"/>
    <w:qFormat/>
    <w:rsid w:val="00BF5323"/>
    <w:pPr>
      <w:spacing w:after="0" w:line="240" w:lineRule="auto"/>
      <w:jc w:val="both"/>
    </w:pPr>
    <w:rPr>
      <w:rFonts w:ascii="Times New Roman" w:eastAsia="Times New Roman" w:hAnsi="Times New Roman" w:cs="Times New Roman"/>
      <w:sz w:val="24"/>
      <w:szCs w:val="20"/>
    </w:rPr>
  </w:style>
  <w:style w:type="character" w:customStyle="1" w:styleId="Heading3Char142">
    <w:name w:val="Heading 3 Char_142"/>
    <w:link w:val="Heading3146"/>
    <w:locked/>
    <w:rsid w:val="00BF5323"/>
    <w:rPr>
      <w:rFonts w:ascii="Times New Roman" w:eastAsia="Times New Roman" w:hAnsi="Times New Roman"/>
      <w:b/>
      <w:sz w:val="24"/>
    </w:rPr>
  </w:style>
  <w:style w:type="paragraph" w:customStyle="1" w:styleId="Heading3146">
    <w:name w:val="Heading 3_146"/>
    <w:basedOn w:val="Normal6"/>
    <w:next w:val="Normal6"/>
    <w:link w:val="Heading3Char142"/>
    <w:qFormat/>
    <w:rsid w:val="00BF5323"/>
    <w:pPr>
      <w:snapToGrid w:val="0"/>
      <w:spacing w:after="240"/>
      <w:ind w:left="1440" w:hanging="720"/>
      <w:outlineLvl w:val="2"/>
    </w:pPr>
    <w:rPr>
      <w:rFonts w:cstheme="minorBidi"/>
      <w:b/>
      <w:szCs w:val="22"/>
    </w:rPr>
  </w:style>
  <w:style w:type="paragraph" w:styleId="BodyTextIndent3">
    <w:name w:val="Body Text Indent 3"/>
    <w:aliases w:val="bti3"/>
    <w:basedOn w:val="Normal6"/>
    <w:link w:val="BodyTextIndent3Char"/>
    <w:rsid w:val="00BF5323"/>
    <w:pPr>
      <w:spacing w:line="360" w:lineRule="auto"/>
      <w:ind w:left="1440"/>
    </w:pPr>
  </w:style>
  <w:style w:type="character" w:customStyle="1" w:styleId="BodyTextIndent3Char">
    <w:name w:val="Body Text Indent 3 Char"/>
    <w:aliases w:val="bti3 Char"/>
    <w:basedOn w:val="DefaultParagraphFont"/>
    <w:link w:val="BodyTextIndent3"/>
    <w:rsid w:val="00BF5323"/>
    <w:rPr>
      <w:rFonts w:ascii="Times New Roman" w:eastAsia="Times New Roman" w:hAnsi="Times New Roman" w:cs="Times New Roman"/>
      <w:sz w:val="24"/>
      <w:szCs w:val="20"/>
    </w:rPr>
  </w:style>
  <w:style w:type="paragraph" w:styleId="BodyTextIndent2">
    <w:name w:val="Body Text Indent 2"/>
    <w:basedOn w:val="Normal6"/>
    <w:link w:val="BodyTextIndent2Char"/>
    <w:rsid w:val="00BF5323"/>
    <w:pPr>
      <w:spacing w:line="360" w:lineRule="auto"/>
      <w:ind w:left="1440" w:hanging="720"/>
    </w:pPr>
  </w:style>
  <w:style w:type="character" w:customStyle="1" w:styleId="BodyTextIndent2Char">
    <w:name w:val="Body Text Indent 2 Char"/>
    <w:basedOn w:val="DefaultParagraphFont"/>
    <w:link w:val="BodyTextIndent2"/>
    <w:rsid w:val="00BF5323"/>
    <w:rPr>
      <w:rFonts w:ascii="Times New Roman" w:eastAsia="Times New Roman" w:hAnsi="Times New Roman" w:cs="Times New Roman"/>
      <w:sz w:val="24"/>
      <w:szCs w:val="20"/>
    </w:rPr>
  </w:style>
  <w:style w:type="paragraph" w:styleId="BodyTextIndent">
    <w:name w:val="Body Text Indent"/>
    <w:basedOn w:val="Normal6"/>
    <w:link w:val="BodyTextIndentChar"/>
    <w:rsid w:val="00BF5323"/>
    <w:pPr>
      <w:spacing w:line="360" w:lineRule="auto"/>
      <w:ind w:firstLine="720"/>
    </w:pPr>
  </w:style>
  <w:style w:type="character" w:customStyle="1" w:styleId="BodyTextIndentChar">
    <w:name w:val="Body Text Indent Char"/>
    <w:basedOn w:val="DefaultParagraphFont"/>
    <w:link w:val="BodyTextIndent"/>
    <w:rsid w:val="00BF5323"/>
    <w:rPr>
      <w:rFonts w:ascii="Times New Roman" w:eastAsia="Times New Roman" w:hAnsi="Times New Roman" w:cs="Times New Roman"/>
      <w:sz w:val="24"/>
      <w:szCs w:val="20"/>
    </w:rPr>
  </w:style>
  <w:style w:type="paragraph" w:customStyle="1" w:styleId="Normal10">
    <w:name w:val="Normal_1_0"/>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13">
    <w:name w:val="Heading 1_3"/>
    <w:basedOn w:val="Normal7"/>
    <w:next w:val="Normal7"/>
    <w:qFormat/>
    <w:rsid w:val="00BF5323"/>
    <w:pPr>
      <w:jc w:val="center"/>
      <w:outlineLvl w:val="0"/>
    </w:pPr>
    <w:rPr>
      <w:b/>
      <w:caps/>
      <w:snapToGrid w:val="0"/>
    </w:rPr>
  </w:style>
  <w:style w:type="paragraph" w:customStyle="1" w:styleId="Normal7">
    <w:name w:val="Normal_7"/>
    <w:qFormat/>
    <w:rsid w:val="00BF5323"/>
    <w:pPr>
      <w:spacing w:after="0" w:line="240" w:lineRule="auto"/>
      <w:jc w:val="both"/>
    </w:pPr>
    <w:rPr>
      <w:rFonts w:ascii="Times New Roman" w:eastAsia="Times New Roman" w:hAnsi="Times New Roman" w:cs="Times New Roman"/>
      <w:sz w:val="24"/>
      <w:szCs w:val="20"/>
    </w:rPr>
  </w:style>
  <w:style w:type="character" w:customStyle="1" w:styleId="HeaderChar1">
    <w:name w:val="Header Char1"/>
    <w:rsid w:val="00BF5323"/>
    <w:rPr>
      <w:rFonts w:ascii="Times New Roman" w:eastAsia="Times New Roman" w:hAnsi="Times New Roman"/>
      <w:sz w:val="24"/>
    </w:rPr>
  </w:style>
  <w:style w:type="paragraph" w:customStyle="1" w:styleId="Heading14">
    <w:name w:val="Heading 1_4"/>
    <w:basedOn w:val="Normal8"/>
    <w:next w:val="Normal8"/>
    <w:qFormat/>
    <w:rsid w:val="00BF5323"/>
    <w:pPr>
      <w:jc w:val="center"/>
      <w:outlineLvl w:val="0"/>
    </w:pPr>
    <w:rPr>
      <w:b/>
      <w:caps/>
      <w:snapToGrid w:val="0"/>
    </w:rPr>
  </w:style>
  <w:style w:type="paragraph" w:customStyle="1" w:styleId="Normal8">
    <w:name w:val="Normal_8"/>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21">
    <w:name w:val="Heading 2_1"/>
    <w:basedOn w:val="Normal9"/>
    <w:next w:val="Normal9"/>
    <w:qFormat/>
    <w:rsid w:val="00BF5323"/>
    <w:pPr>
      <w:spacing w:after="240"/>
      <w:ind w:left="720" w:hanging="720"/>
      <w:jc w:val="left"/>
      <w:outlineLvl w:val="1"/>
    </w:pPr>
    <w:rPr>
      <w:b/>
      <w:snapToGrid w:val="0"/>
    </w:rPr>
  </w:style>
  <w:style w:type="paragraph" w:customStyle="1" w:styleId="Normal9">
    <w:name w:val="Normal_9"/>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22">
    <w:name w:val="Heading 2_2"/>
    <w:basedOn w:val="Normal100"/>
    <w:next w:val="Normal100"/>
    <w:qFormat/>
    <w:rsid w:val="00BF5323"/>
    <w:pPr>
      <w:spacing w:after="240"/>
      <w:ind w:left="720" w:hanging="720"/>
      <w:jc w:val="left"/>
      <w:outlineLvl w:val="1"/>
    </w:pPr>
    <w:rPr>
      <w:b/>
      <w:snapToGrid w:val="0"/>
    </w:rPr>
  </w:style>
  <w:style w:type="paragraph" w:customStyle="1" w:styleId="Normal100">
    <w:name w:val="Normal_10"/>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23">
    <w:name w:val="Heading 2_3"/>
    <w:basedOn w:val="Normal11"/>
    <w:next w:val="Normal11"/>
    <w:qFormat/>
    <w:rsid w:val="00BF5323"/>
    <w:pPr>
      <w:spacing w:after="240"/>
      <w:ind w:left="720" w:hanging="720"/>
      <w:jc w:val="left"/>
      <w:outlineLvl w:val="1"/>
    </w:pPr>
    <w:rPr>
      <w:b/>
      <w:snapToGrid w:val="0"/>
    </w:rPr>
  </w:style>
  <w:style w:type="paragraph" w:customStyle="1" w:styleId="Normal11">
    <w:name w:val="Normal_11"/>
    <w:qFormat/>
    <w:rsid w:val="00BF5323"/>
    <w:pPr>
      <w:spacing w:after="0" w:line="240" w:lineRule="auto"/>
      <w:jc w:val="both"/>
    </w:pPr>
    <w:rPr>
      <w:rFonts w:ascii="Times New Roman" w:eastAsia="Times New Roman" w:hAnsi="Times New Roman" w:cs="Times New Roman"/>
      <w:sz w:val="24"/>
      <w:szCs w:val="20"/>
    </w:rPr>
  </w:style>
  <w:style w:type="paragraph" w:customStyle="1" w:styleId="Normal20">
    <w:name w:val="Normal_2_0"/>
    <w:qFormat/>
    <w:rsid w:val="00BF5323"/>
    <w:pPr>
      <w:spacing w:after="0" w:line="240" w:lineRule="auto"/>
      <w:jc w:val="both"/>
    </w:pPr>
    <w:rPr>
      <w:rFonts w:ascii="Times New Roman" w:eastAsia="Times New Roman" w:hAnsi="Times New Roman" w:cs="Times New Roman"/>
      <w:sz w:val="24"/>
      <w:szCs w:val="20"/>
    </w:rPr>
  </w:style>
  <w:style w:type="paragraph" w:customStyle="1" w:styleId="Heading15">
    <w:name w:val="Heading 1_5"/>
    <w:basedOn w:val="Normal12"/>
    <w:next w:val="Normal12"/>
    <w:link w:val="Heading1Char0"/>
    <w:qFormat/>
    <w:rsid w:val="00BF5323"/>
    <w:pPr>
      <w:jc w:val="center"/>
      <w:outlineLvl w:val="0"/>
    </w:pPr>
    <w:rPr>
      <w:b/>
      <w:caps/>
      <w:snapToGrid w:val="0"/>
    </w:rPr>
  </w:style>
  <w:style w:type="paragraph" w:customStyle="1" w:styleId="Normal12">
    <w:name w:val="Normal_12"/>
    <w:qFormat/>
    <w:rsid w:val="00BF5323"/>
    <w:pPr>
      <w:spacing w:after="0" w:line="240" w:lineRule="auto"/>
      <w:jc w:val="both"/>
    </w:pPr>
    <w:rPr>
      <w:rFonts w:ascii="Times New Roman" w:eastAsia="Times New Roman" w:hAnsi="Times New Roman" w:cs="Times New Roman"/>
      <w:sz w:val="24"/>
      <w:szCs w:val="20"/>
    </w:rPr>
  </w:style>
  <w:style w:type="character" w:customStyle="1" w:styleId="Heading1Char0">
    <w:name w:val="Heading 1 Char_0"/>
    <w:basedOn w:val="DefaultParagraphFont"/>
    <w:link w:val="Heading15"/>
    <w:locked/>
    <w:rsid w:val="00BF5323"/>
    <w:rPr>
      <w:rFonts w:ascii="Times New Roman" w:eastAsia="Times New Roman" w:hAnsi="Times New Roman" w:cs="Times New Roman"/>
      <w:b/>
      <w:caps/>
      <w:snapToGrid w:val="0"/>
      <w:sz w:val="24"/>
      <w:szCs w:val="20"/>
    </w:rPr>
  </w:style>
  <w:style w:type="paragraph" w:customStyle="1" w:styleId="Heading24">
    <w:name w:val="Heading 2_4"/>
    <w:basedOn w:val="Normal13"/>
    <w:next w:val="Normal13"/>
    <w:qFormat/>
    <w:rsid w:val="00BF5323"/>
    <w:pPr>
      <w:spacing w:after="240"/>
      <w:ind w:left="720" w:hanging="720"/>
      <w:outlineLvl w:val="1"/>
    </w:pPr>
    <w:rPr>
      <w:b/>
      <w:snapToGrid w:val="0"/>
    </w:rPr>
  </w:style>
  <w:style w:type="paragraph" w:customStyle="1" w:styleId="Normal13">
    <w:name w:val="Normal_13"/>
    <w:qFormat/>
    <w:rsid w:val="00BF5323"/>
    <w:pPr>
      <w:spacing w:after="0" w:line="240" w:lineRule="auto"/>
      <w:jc w:val="both"/>
    </w:pPr>
    <w:rPr>
      <w:rFonts w:ascii="Times New Roman" w:eastAsia="Times New Roman" w:hAnsi="Times New Roman" w:cs="Times New Roman"/>
      <w:sz w:val="24"/>
      <w:szCs w:val="20"/>
    </w:rPr>
  </w:style>
  <w:style w:type="paragraph" w:customStyle="1" w:styleId="Header0">
    <w:name w:val="Header_0"/>
    <w:basedOn w:val="Normal13"/>
    <w:rsid w:val="00BF5323"/>
  </w:style>
  <w:style w:type="paragraph" w:styleId="Revision">
    <w:name w:val="Revision"/>
    <w:hidden/>
    <w:uiPriority w:val="99"/>
    <w:semiHidden/>
    <w:rsid w:val="00BF5323"/>
    <w:pPr>
      <w:spacing w:after="0" w:line="240" w:lineRule="auto"/>
    </w:pPr>
    <w:rPr>
      <w:rFonts w:ascii="Times New Roman" w:eastAsia="Times New Roman" w:hAnsi="Times New Roman" w:cs="Times New Roman"/>
      <w:sz w:val="24"/>
      <w:szCs w:val="20"/>
    </w:rPr>
  </w:style>
  <w:style w:type="table" w:customStyle="1" w:styleId="TableGrid1">
    <w:name w:val="Table Grid1"/>
    <w:basedOn w:val="TableNormal"/>
    <w:next w:val="TableGrid"/>
    <w:uiPriority w:val="59"/>
    <w:rsid w:val="00BF532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5323"/>
    <w:pPr>
      <w:tabs>
        <w:tab w:val="clear" w:pos="2431"/>
      </w:tabs>
      <w:spacing w:before="100" w:beforeAutospacing="1" w:after="100" w:afterAutospacing="1"/>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BF5323"/>
    <w:rPr>
      <w:color w:val="2B579A"/>
      <w:shd w:val="clear" w:color="auto" w:fill="E6E6E6"/>
    </w:rPr>
  </w:style>
  <w:style w:type="numbering" w:customStyle="1" w:styleId="NoList2">
    <w:name w:val="No List2"/>
    <w:next w:val="NoList"/>
    <w:uiPriority w:val="99"/>
    <w:semiHidden/>
    <w:unhideWhenUsed/>
    <w:rsid w:val="00BF5323"/>
  </w:style>
  <w:style w:type="table" w:customStyle="1" w:styleId="TableGrid2">
    <w:name w:val="Table Grid2"/>
    <w:basedOn w:val="TableNormal"/>
    <w:next w:val="TableGrid"/>
    <w:uiPriority w:val="59"/>
    <w:rsid w:val="00BF532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2">
    <w:name w:val="Heading 3 Char_2"/>
    <w:link w:val="Heading32"/>
    <w:rsid w:val="00BF5323"/>
    <w:rPr>
      <w:rFonts w:ascii="Times New Roman" w:eastAsia="Times New Roman" w:hAnsi="Times New Roman"/>
      <w:b/>
      <w:snapToGrid w:val="0"/>
      <w:sz w:val="24"/>
    </w:rPr>
  </w:style>
  <w:style w:type="paragraph" w:customStyle="1" w:styleId="Heading32">
    <w:name w:val="Heading 3_2"/>
    <w:basedOn w:val="Normal2"/>
    <w:next w:val="Normal2"/>
    <w:link w:val="Heading3Char2"/>
    <w:qFormat/>
    <w:rsid w:val="00BF5323"/>
    <w:pPr>
      <w:spacing w:after="240"/>
      <w:ind w:left="1440" w:hanging="720"/>
      <w:outlineLvl w:val="2"/>
    </w:pPr>
    <w:rPr>
      <w:rFonts w:cstheme="minorBidi"/>
      <w:b/>
      <w:snapToGrid w:val="0"/>
      <w:szCs w:val="22"/>
    </w:rPr>
  </w:style>
  <w:style w:type="paragraph" w:customStyle="1" w:styleId="StyleLeft1Firstline05Linespacing15lines">
    <w:name w:val="Style Left:  1&quot; First line:  0.5&quot; Line spacing:  1.5 lines"/>
    <w:basedOn w:val="Normal"/>
    <w:link w:val="StyleLeft1Firstline05Linespacing15linesChar"/>
    <w:rsid w:val="00BF5323"/>
    <w:pPr>
      <w:tabs>
        <w:tab w:val="clear" w:pos="2431"/>
      </w:tabs>
      <w:spacing w:after="0" w:line="360" w:lineRule="auto"/>
      <w:ind w:left="2160" w:firstLine="720"/>
      <w:jc w:val="both"/>
    </w:pPr>
    <w:rPr>
      <w:rFonts w:ascii="Times New Roman" w:eastAsia="Times New Roman" w:hAnsi="Times New Roman" w:cs="Times New Roman"/>
      <w:sz w:val="24"/>
      <w:szCs w:val="20"/>
    </w:rPr>
  </w:style>
  <w:style w:type="character" w:customStyle="1" w:styleId="StyleLeft1Firstline05Linespacing15linesChar">
    <w:name w:val="Style Left:  1&quot; First line:  0.5&quot; Line spacing:  1.5 lines Char"/>
    <w:link w:val="StyleLeft1Firstline05Linespacing15lines"/>
    <w:rsid w:val="00BF5323"/>
    <w:rPr>
      <w:rFonts w:ascii="Times New Roman" w:eastAsia="Times New Roman" w:hAnsi="Times New Roman" w:cs="Times New Roman"/>
      <w:sz w:val="24"/>
      <w:szCs w:val="20"/>
    </w:rPr>
  </w:style>
  <w:style w:type="paragraph" w:customStyle="1" w:styleId="Normal311">
    <w:name w:val="Normal_311"/>
    <w:qFormat/>
    <w:rsid w:val="00BF5323"/>
    <w:pPr>
      <w:spacing w:after="0" w:line="240" w:lineRule="auto"/>
      <w:jc w:val="both"/>
    </w:pPr>
    <w:rPr>
      <w:rFonts w:ascii="Times New Roman" w:eastAsia="Times New Roman" w:hAnsi="Times New Roman" w:cs="Times New Roman"/>
      <w:sz w:val="24"/>
      <w:szCs w:val="20"/>
    </w:rPr>
  </w:style>
  <w:style w:type="numbering" w:customStyle="1" w:styleId="NoList3">
    <w:name w:val="No List3"/>
    <w:next w:val="NoList"/>
    <w:uiPriority w:val="99"/>
    <w:semiHidden/>
    <w:unhideWhenUsed/>
    <w:rsid w:val="00BF5323"/>
  </w:style>
  <w:style w:type="table" w:customStyle="1" w:styleId="TableGrid3">
    <w:name w:val="Table Grid3"/>
    <w:basedOn w:val="TableNormal"/>
    <w:next w:val="TableGrid"/>
    <w:uiPriority w:val="59"/>
    <w:rsid w:val="00BF532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header" Target="header14.xml"/><Relationship Id="rId21" Type="http://schemas.openxmlformats.org/officeDocument/2006/relationships/header" Target="header7.xml"/><Relationship Id="rId34" Type="http://schemas.microsoft.com/office/2018/08/relationships/commentsExtensible" Target="commentsExtensible.xml"/><Relationship Id="rId42" Type="http://schemas.openxmlformats.org/officeDocument/2006/relationships/footer" Target="footer13.xml"/><Relationship Id="rId47" Type="http://schemas.openxmlformats.org/officeDocument/2006/relationships/header" Target="header18.xml"/><Relationship Id="rId50" Type="http://schemas.openxmlformats.org/officeDocument/2006/relationships/footer" Target="footer17.xml"/><Relationship Id="rId55" Type="http://schemas.openxmlformats.org/officeDocument/2006/relationships/footer" Target="footer19.xm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2.xml"/><Relationship Id="rId54" Type="http://schemas.openxmlformats.org/officeDocument/2006/relationships/header" Target="header22.xm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32" Type="http://schemas.microsoft.com/office/2011/relationships/commentsExtended" Target="commentsExtended.xml"/><Relationship Id="rId37" Type="http://schemas.openxmlformats.org/officeDocument/2006/relationships/header" Target="header13.xml"/><Relationship Id="rId40" Type="http://schemas.openxmlformats.org/officeDocument/2006/relationships/header" Target="header15.xml"/><Relationship Id="rId45" Type="http://schemas.openxmlformats.org/officeDocument/2006/relationships/footer" Target="footer14.xml"/><Relationship Id="rId53" Type="http://schemas.openxmlformats.org/officeDocument/2006/relationships/header" Target="header21.xml"/><Relationship Id="rId58" Type="http://schemas.openxmlformats.org/officeDocument/2006/relationships/footer" Target="footer2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footer" Target="footer10.xml"/><Relationship Id="rId49" Type="http://schemas.openxmlformats.org/officeDocument/2006/relationships/footer" Target="footer16.xml"/><Relationship Id="rId57" Type="http://schemas.openxmlformats.org/officeDocument/2006/relationships/header" Target="header23.xml"/><Relationship Id="rId61"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comments" Target="comments.xml"/><Relationship Id="rId44" Type="http://schemas.openxmlformats.org/officeDocument/2006/relationships/header" Target="header17.xml"/><Relationship Id="rId52" Type="http://schemas.openxmlformats.org/officeDocument/2006/relationships/footer" Target="footer18.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header" Target="header19.xml"/><Relationship Id="rId56" Type="http://schemas.openxmlformats.org/officeDocument/2006/relationships/footer" Target="footer20.xml"/><Relationship Id="rId8" Type="http://schemas.openxmlformats.org/officeDocument/2006/relationships/webSettings" Target="webSettings.xml"/><Relationship Id="rId51" Type="http://schemas.openxmlformats.org/officeDocument/2006/relationships/header" Target="header20.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9.xml"/><Relationship Id="rId33" Type="http://schemas.microsoft.com/office/2016/09/relationships/commentsIds" Target="commentsIds.xml"/><Relationship Id="rId38" Type="http://schemas.openxmlformats.org/officeDocument/2006/relationships/footer" Target="footer11.xml"/><Relationship Id="rId46" Type="http://schemas.openxmlformats.org/officeDocument/2006/relationships/footer" Target="footer15.xml"/><Relationship Id="rId59" Type="http://schemas.openxmlformats.org/officeDocument/2006/relationships/header" Target="header24.xml"/></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kp0506\Downloads\Report+Template+201909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9E26BD3A45468DB4A89F2D6985513E"/>
        <w:category>
          <w:name w:val="General"/>
          <w:gallery w:val="placeholder"/>
        </w:category>
        <w:types>
          <w:type w:val="bbPlcHdr"/>
        </w:types>
        <w:behaviors>
          <w:behavior w:val="content"/>
        </w:behaviors>
        <w:guid w:val="{6169DB14-789F-4015-86BC-F00E8E3989B3}"/>
      </w:docPartPr>
      <w:docPartBody>
        <w:p w:rsidR="00C17432" w:rsidRDefault="00710711">
          <w:pPr>
            <w:pStyle w:val="099E26BD3A45468DB4A89F2D6985513E1"/>
          </w:pPr>
          <w:r w:rsidRPr="00C93F72">
            <w:rPr>
              <w:rStyle w:val="PlaceholderText"/>
            </w:rPr>
            <w:t>Choose an item.</w:t>
          </w:r>
        </w:p>
      </w:docPartBody>
    </w:docPart>
    <w:docPart>
      <w:docPartPr>
        <w:name w:val="441AD4EC62E34134A44694973A163B92"/>
        <w:category>
          <w:name w:val="General"/>
          <w:gallery w:val="placeholder"/>
        </w:category>
        <w:types>
          <w:type w:val="bbPlcHdr"/>
        </w:types>
        <w:behaviors>
          <w:behavior w:val="content"/>
        </w:behaviors>
        <w:guid w:val="{9277591C-BC09-4469-A584-DE5D6F72728E}"/>
      </w:docPartPr>
      <w:docPartBody>
        <w:p w:rsidR="00C17432" w:rsidRDefault="00710711">
          <w:pPr>
            <w:pStyle w:val="441AD4EC62E34134A44694973A163B921"/>
          </w:pPr>
          <w:r w:rsidRPr="00C93F72">
            <w:rPr>
              <w:rStyle w:val="PlaceholderText"/>
            </w:rPr>
            <w:t>Choose an item.</w:t>
          </w:r>
        </w:p>
      </w:docPartBody>
    </w:docPart>
    <w:docPart>
      <w:docPartPr>
        <w:name w:val="D13430A85EB847C78512AC699D824961"/>
        <w:category>
          <w:name w:val="General"/>
          <w:gallery w:val="placeholder"/>
        </w:category>
        <w:types>
          <w:type w:val="bbPlcHdr"/>
        </w:types>
        <w:behaviors>
          <w:behavior w:val="content"/>
        </w:behaviors>
        <w:guid w:val="{05775385-4A8A-447A-90F8-DA1CA5D97911}"/>
      </w:docPartPr>
      <w:docPartBody>
        <w:p w:rsidR="00C17432" w:rsidRDefault="00710711">
          <w:pPr>
            <w:pStyle w:val="D13430A85EB847C78512AC699D8249611"/>
          </w:pPr>
          <w:r w:rsidRPr="00C93F72">
            <w:rPr>
              <w:rStyle w:val="PlaceholderText"/>
            </w:rPr>
            <w:t>Click or tap to enter a date.</w:t>
          </w:r>
        </w:p>
      </w:docPartBody>
    </w:docPart>
    <w:docPart>
      <w:docPartPr>
        <w:name w:val="0DB681680B5A4538B08105E3199757EF"/>
        <w:category>
          <w:name w:val="General"/>
          <w:gallery w:val="placeholder"/>
        </w:category>
        <w:types>
          <w:type w:val="bbPlcHdr"/>
        </w:types>
        <w:behaviors>
          <w:behavior w:val="content"/>
        </w:behaviors>
        <w:guid w:val="{51F70007-47D0-4F69-9687-E59ECC596625}"/>
      </w:docPartPr>
      <w:docPartBody>
        <w:p w:rsidR="00C17432" w:rsidRDefault="00710711">
          <w:pPr>
            <w:pStyle w:val="0DB681680B5A4538B08105E3199757EF1"/>
          </w:pPr>
          <w:r w:rsidRPr="00C93F72">
            <w:rPr>
              <w:rStyle w:val="PlaceholderText"/>
            </w:rPr>
            <w:t>Click or tap here to enter text.</w:t>
          </w:r>
        </w:p>
      </w:docPartBody>
    </w:docPart>
    <w:docPart>
      <w:docPartPr>
        <w:name w:val="8CA6762502414A49AD10A8C9338C973E"/>
        <w:category>
          <w:name w:val="General"/>
          <w:gallery w:val="placeholder"/>
        </w:category>
        <w:types>
          <w:type w:val="bbPlcHdr"/>
        </w:types>
        <w:behaviors>
          <w:behavior w:val="content"/>
        </w:behaviors>
        <w:guid w:val="{4600811B-2EFC-42AE-A7A1-E398A32B8187}"/>
      </w:docPartPr>
      <w:docPartBody>
        <w:p w:rsidR="00C17432" w:rsidRDefault="00710711">
          <w:pPr>
            <w:pStyle w:val="8CA6762502414A49AD10A8C9338C973E1"/>
          </w:pPr>
          <w:r w:rsidRPr="00C93F72">
            <w:rPr>
              <w:rStyle w:val="PlaceholderText"/>
            </w:rPr>
            <w:t>Click or tap to enter a date.</w:t>
          </w:r>
        </w:p>
      </w:docPartBody>
    </w:docPart>
    <w:docPart>
      <w:docPartPr>
        <w:name w:val="C79504BD7DB34449BC85CB2F75E1E6D5"/>
        <w:category>
          <w:name w:val="General"/>
          <w:gallery w:val="placeholder"/>
        </w:category>
        <w:types>
          <w:type w:val="bbPlcHdr"/>
        </w:types>
        <w:behaviors>
          <w:behavior w:val="content"/>
        </w:behaviors>
        <w:guid w:val="{70E2C86B-6EFB-481B-A054-46614DC9ACD6}"/>
      </w:docPartPr>
      <w:docPartBody>
        <w:p w:rsidR="00C17432" w:rsidRDefault="00710711">
          <w:pPr>
            <w:pStyle w:val="C79504BD7DB34449BC85CB2F75E1E6D51"/>
          </w:pPr>
          <w:r w:rsidRPr="00C93F72">
            <w:rPr>
              <w:rStyle w:val="PlaceholderText"/>
            </w:rPr>
            <w:t>Click or tap here to enter text.</w:t>
          </w:r>
        </w:p>
      </w:docPartBody>
    </w:docPart>
    <w:docPart>
      <w:docPartPr>
        <w:name w:val="40C168435A544B98AB545883A7506D1A"/>
        <w:category>
          <w:name w:val="General"/>
          <w:gallery w:val="placeholder"/>
        </w:category>
        <w:types>
          <w:type w:val="bbPlcHdr"/>
        </w:types>
        <w:behaviors>
          <w:behavior w:val="content"/>
        </w:behaviors>
        <w:guid w:val="{CF9F6675-8548-4D81-9C21-E7E262D86F98}"/>
      </w:docPartPr>
      <w:docPartBody>
        <w:p w:rsidR="008E0E38" w:rsidRDefault="00710711">
          <w:pPr>
            <w:pStyle w:val="40C168435A544B98AB545883A7506D1A1"/>
          </w:pPr>
          <w:r w:rsidRPr="00C93F72">
            <w:rPr>
              <w:rStyle w:val="PlaceholderText"/>
            </w:rPr>
            <w:t>Click or tap here to enter text.</w:t>
          </w:r>
        </w:p>
      </w:docPartBody>
    </w:docPart>
    <w:docPart>
      <w:docPartPr>
        <w:name w:val="1F50AEC84821453D8FE4B163B5ED48A9"/>
        <w:category>
          <w:name w:val="General"/>
          <w:gallery w:val="placeholder"/>
        </w:category>
        <w:types>
          <w:type w:val="bbPlcHdr"/>
        </w:types>
        <w:behaviors>
          <w:behavior w:val="content"/>
        </w:behaviors>
        <w:guid w:val="{A6B4F6F1-46E3-485B-9396-91E9E426307C}"/>
      </w:docPartPr>
      <w:docPartBody>
        <w:p w:rsidR="008E0E38" w:rsidRDefault="00710711">
          <w:pPr>
            <w:pStyle w:val="1F50AEC84821453D8FE4B163B5ED48A91"/>
          </w:pPr>
          <w:r w:rsidRPr="00C93F72">
            <w:rPr>
              <w:rStyle w:val="PlaceholderText"/>
            </w:rPr>
            <w:t>Choose an item.</w:t>
          </w:r>
        </w:p>
      </w:docPartBody>
    </w:docPart>
    <w:docPart>
      <w:docPartPr>
        <w:name w:val="4A5F541BEA0B4373847580FA314030FB"/>
        <w:category>
          <w:name w:val="General"/>
          <w:gallery w:val="placeholder"/>
        </w:category>
        <w:types>
          <w:type w:val="bbPlcHdr"/>
        </w:types>
        <w:behaviors>
          <w:behavior w:val="content"/>
        </w:behaviors>
        <w:guid w:val="{F81B31BF-263B-4F15-A74C-3819DB7B5B1A}"/>
      </w:docPartPr>
      <w:docPartBody>
        <w:p w:rsidR="008E0E38" w:rsidRDefault="00710711">
          <w:pPr>
            <w:pStyle w:val="4A5F541BEA0B4373847580FA314030FB1"/>
          </w:pPr>
          <w:r w:rsidRPr="00C93F72">
            <w:rPr>
              <w:rStyle w:val="PlaceholderText"/>
            </w:rPr>
            <w:t>Click or tap here to enter text.</w:t>
          </w:r>
        </w:p>
      </w:docPartBody>
    </w:docPart>
    <w:docPart>
      <w:docPartPr>
        <w:name w:val="8FA1D99A34DC467BB69ABC1F315BF819"/>
        <w:category>
          <w:name w:val="General"/>
          <w:gallery w:val="placeholder"/>
        </w:category>
        <w:types>
          <w:type w:val="bbPlcHdr"/>
        </w:types>
        <w:behaviors>
          <w:behavior w:val="content"/>
        </w:behaviors>
        <w:guid w:val="{16E0B476-64F5-4C01-82B2-D3D45AED4B38}"/>
      </w:docPartPr>
      <w:docPartBody>
        <w:p w:rsidR="008E0E38" w:rsidRDefault="00710711">
          <w:pPr>
            <w:pStyle w:val="8FA1D99A34DC467BB69ABC1F315BF8191"/>
          </w:pPr>
          <w:r w:rsidRPr="00C93F72">
            <w:rPr>
              <w:rStyle w:val="PlaceholderText"/>
            </w:rPr>
            <w:t>Click or tap here to enter text.</w:t>
          </w:r>
        </w:p>
      </w:docPartBody>
    </w:docPart>
    <w:docPart>
      <w:docPartPr>
        <w:name w:val="D40773CA53A843A48D8800360D9D6802"/>
        <w:category>
          <w:name w:val="General"/>
          <w:gallery w:val="placeholder"/>
        </w:category>
        <w:types>
          <w:type w:val="bbPlcHdr"/>
        </w:types>
        <w:behaviors>
          <w:behavior w:val="content"/>
        </w:behaviors>
        <w:guid w:val="{EF1940E6-7CD6-49DA-84E9-7F80CB760B55}"/>
      </w:docPartPr>
      <w:docPartBody>
        <w:p w:rsidR="008E0E38" w:rsidRDefault="00710711">
          <w:pPr>
            <w:pStyle w:val="D40773CA53A843A48D8800360D9D68021"/>
          </w:pPr>
          <w:r w:rsidRPr="00C93F72">
            <w:rPr>
              <w:rStyle w:val="PlaceholderText"/>
            </w:rPr>
            <w:t>Click or tap here to enter text.</w:t>
          </w:r>
        </w:p>
      </w:docPartBody>
    </w:docPart>
    <w:docPart>
      <w:docPartPr>
        <w:name w:val="F4DB02ECB0AC428AA06C5A27570DA558"/>
        <w:category>
          <w:name w:val="General"/>
          <w:gallery w:val="placeholder"/>
        </w:category>
        <w:types>
          <w:type w:val="bbPlcHdr"/>
        </w:types>
        <w:behaviors>
          <w:behavior w:val="content"/>
        </w:behaviors>
        <w:guid w:val="{F5B4EE4E-44DC-43CB-B1CE-9BA93E8A018E}"/>
      </w:docPartPr>
      <w:docPartBody>
        <w:p w:rsidR="008E0E38" w:rsidRDefault="00710711">
          <w:pPr>
            <w:pStyle w:val="F4DB02ECB0AC428AA06C5A27570DA5581"/>
          </w:pPr>
          <w:r w:rsidRPr="00C93F72">
            <w:rPr>
              <w:rStyle w:val="PlaceholderText"/>
            </w:rPr>
            <w:t>Click or tap to enter a date.</w:t>
          </w:r>
        </w:p>
      </w:docPartBody>
    </w:docPart>
    <w:docPart>
      <w:docPartPr>
        <w:name w:val="AA5DFF7F6144443A8C3AB855FFAEAF7C"/>
        <w:category>
          <w:name w:val="General"/>
          <w:gallery w:val="placeholder"/>
        </w:category>
        <w:types>
          <w:type w:val="bbPlcHdr"/>
        </w:types>
        <w:behaviors>
          <w:behavior w:val="content"/>
        </w:behaviors>
        <w:guid w:val="{ECE764C3-CAEA-4715-86CC-EEABCC3FA35B}"/>
      </w:docPartPr>
      <w:docPartBody>
        <w:p w:rsidR="008E0E38" w:rsidRDefault="00710711">
          <w:pPr>
            <w:pStyle w:val="AA5DFF7F6144443A8C3AB855FFAEAF7C1"/>
          </w:pPr>
          <w:r w:rsidRPr="00C93F72">
            <w:rPr>
              <w:rStyle w:val="PlaceholderText"/>
            </w:rPr>
            <w:t>Click or tap here to enter text.</w:t>
          </w:r>
        </w:p>
      </w:docPartBody>
    </w:docPart>
    <w:docPart>
      <w:docPartPr>
        <w:name w:val="6C598E5C4E4A472DAEBE65CEA108C823"/>
        <w:category>
          <w:name w:val="General"/>
          <w:gallery w:val="placeholder"/>
        </w:category>
        <w:types>
          <w:type w:val="bbPlcHdr"/>
        </w:types>
        <w:behaviors>
          <w:behavior w:val="content"/>
        </w:behaviors>
        <w:guid w:val="{AB9AFD89-59F3-4ACF-B83B-142F2ABC5899}"/>
      </w:docPartPr>
      <w:docPartBody>
        <w:p w:rsidR="008E0E38" w:rsidRDefault="00710711">
          <w:pPr>
            <w:pStyle w:val="6C598E5C4E4A472DAEBE65CEA108C8231"/>
          </w:pPr>
          <w:r w:rsidRPr="00C93F72">
            <w:rPr>
              <w:rStyle w:val="PlaceholderText"/>
            </w:rPr>
            <w:t>Click or tap here to enter text.</w:t>
          </w:r>
        </w:p>
      </w:docPartBody>
    </w:docPart>
    <w:docPart>
      <w:docPartPr>
        <w:name w:val="01FFE9F9A93947A5B69889C9E2635D8A"/>
        <w:category>
          <w:name w:val="General"/>
          <w:gallery w:val="placeholder"/>
        </w:category>
        <w:types>
          <w:type w:val="bbPlcHdr"/>
        </w:types>
        <w:behaviors>
          <w:behavior w:val="content"/>
        </w:behaviors>
        <w:guid w:val="{14AB3786-0EF6-4539-B548-0A3AE4622732}"/>
      </w:docPartPr>
      <w:docPartBody>
        <w:p w:rsidR="00F252EC" w:rsidRDefault="009A1CBD" w:rsidP="009A1CBD">
          <w:pPr>
            <w:pStyle w:val="01FFE9F9A93947A5B69889C9E2635D8A"/>
          </w:pPr>
          <w:r w:rsidRPr="001130BF">
            <w:rPr>
              <w:rStyle w:val="PlaceholderText"/>
            </w:rPr>
            <w:t>Click or tap here to enter text.</w:t>
          </w:r>
        </w:p>
      </w:docPartBody>
    </w:docPart>
    <w:docPart>
      <w:docPartPr>
        <w:name w:val="9D188813C3FC4DAEAE0B0F9D0E97A1B2"/>
        <w:category>
          <w:name w:val="General"/>
          <w:gallery w:val="placeholder"/>
        </w:category>
        <w:types>
          <w:type w:val="bbPlcHdr"/>
        </w:types>
        <w:behaviors>
          <w:behavior w:val="content"/>
        </w:behaviors>
        <w:guid w:val="{10F0F52B-66DF-46BF-9DC9-9FA95C844758}"/>
      </w:docPartPr>
      <w:docPartBody>
        <w:p w:rsidR="00F252EC" w:rsidRDefault="009A1CBD" w:rsidP="009A1CBD">
          <w:pPr>
            <w:pStyle w:val="9D188813C3FC4DAEAE0B0F9D0E97A1B2"/>
          </w:pPr>
          <w:r w:rsidRPr="001130BF">
            <w:rPr>
              <w:rStyle w:val="PlaceholderText"/>
            </w:rPr>
            <w:t>Click or tap here to enter text.</w:t>
          </w:r>
        </w:p>
      </w:docPartBody>
    </w:docPart>
    <w:docPart>
      <w:docPartPr>
        <w:name w:val="99F257E427A143D3879BC4632689197F"/>
        <w:category>
          <w:name w:val="General"/>
          <w:gallery w:val="placeholder"/>
        </w:category>
        <w:types>
          <w:type w:val="bbPlcHdr"/>
        </w:types>
        <w:behaviors>
          <w:behavior w:val="content"/>
        </w:behaviors>
        <w:guid w:val="{E8CEE8E6-4CCA-4B86-87A8-67D80E7DD360}"/>
      </w:docPartPr>
      <w:docPartBody>
        <w:p w:rsidR="00F252EC" w:rsidRDefault="009A1CBD" w:rsidP="009A1CBD">
          <w:pPr>
            <w:pStyle w:val="99F257E427A143D3879BC4632689197F"/>
          </w:pPr>
          <w:r w:rsidRPr="001130BF">
            <w:rPr>
              <w:rStyle w:val="PlaceholderText"/>
            </w:rPr>
            <w:t>Click or tap here to enter text.</w:t>
          </w:r>
        </w:p>
      </w:docPartBody>
    </w:docPart>
    <w:docPart>
      <w:docPartPr>
        <w:name w:val="CAE770BBED644C0CB731AC8C66E5578C"/>
        <w:category>
          <w:name w:val="General"/>
          <w:gallery w:val="placeholder"/>
        </w:category>
        <w:types>
          <w:type w:val="bbPlcHdr"/>
        </w:types>
        <w:behaviors>
          <w:behavior w:val="content"/>
        </w:behaviors>
        <w:guid w:val="{D418EFD8-B710-4CD8-827E-0CA34BEEB2F3}"/>
      </w:docPartPr>
      <w:docPartBody>
        <w:p w:rsidR="00F252EC" w:rsidRDefault="009A1CBD" w:rsidP="009A1CBD">
          <w:pPr>
            <w:pStyle w:val="CAE770BBED644C0CB731AC8C66E5578C"/>
          </w:pPr>
          <w:r w:rsidRPr="001130BF">
            <w:rPr>
              <w:rStyle w:val="PlaceholderText"/>
            </w:rPr>
            <w:t>Click or tap here to enter text.</w:t>
          </w:r>
        </w:p>
      </w:docPartBody>
    </w:docPart>
    <w:docPart>
      <w:docPartPr>
        <w:name w:val="C31D2DDECA844F62A5475F47797CD9B4"/>
        <w:category>
          <w:name w:val="General"/>
          <w:gallery w:val="placeholder"/>
        </w:category>
        <w:types>
          <w:type w:val="bbPlcHdr"/>
        </w:types>
        <w:behaviors>
          <w:behavior w:val="content"/>
        </w:behaviors>
        <w:guid w:val="{9BD5AF89-48D5-4ACD-B4ED-BEBC13F9F8F6}"/>
      </w:docPartPr>
      <w:docPartBody>
        <w:p w:rsidR="00F252EC" w:rsidRDefault="009A1CBD" w:rsidP="009A1CBD">
          <w:pPr>
            <w:pStyle w:val="C31D2DDECA844F62A5475F47797CD9B4"/>
          </w:pPr>
          <w:r w:rsidRPr="001130BF">
            <w:rPr>
              <w:rStyle w:val="PlaceholderText"/>
            </w:rPr>
            <w:t>Click or tap here to enter text.</w:t>
          </w:r>
        </w:p>
      </w:docPartBody>
    </w:docPart>
    <w:docPart>
      <w:docPartPr>
        <w:name w:val="D9CD0C71FA644BFB844DF833F24826B1"/>
        <w:category>
          <w:name w:val="General"/>
          <w:gallery w:val="placeholder"/>
        </w:category>
        <w:types>
          <w:type w:val="bbPlcHdr"/>
        </w:types>
        <w:behaviors>
          <w:behavior w:val="content"/>
        </w:behaviors>
        <w:guid w:val="{D200990E-DE76-4764-9E0A-C05ACFA28BFA}"/>
      </w:docPartPr>
      <w:docPartBody>
        <w:p w:rsidR="00F252EC" w:rsidRDefault="009A1CBD" w:rsidP="009A1CBD">
          <w:pPr>
            <w:pStyle w:val="D9CD0C71FA644BFB844DF833F24826B1"/>
          </w:pPr>
          <w:r w:rsidRPr="001130BF">
            <w:rPr>
              <w:rStyle w:val="PlaceholderText"/>
            </w:rPr>
            <w:t>Click or tap here to enter text.</w:t>
          </w:r>
        </w:p>
      </w:docPartBody>
    </w:docPart>
    <w:docPart>
      <w:docPartPr>
        <w:name w:val="3C699BF500574E408A997816F2FF1B9B"/>
        <w:category>
          <w:name w:val="General"/>
          <w:gallery w:val="placeholder"/>
        </w:category>
        <w:types>
          <w:type w:val="bbPlcHdr"/>
        </w:types>
        <w:behaviors>
          <w:behavior w:val="content"/>
        </w:behaviors>
        <w:guid w:val="{692F002E-7BBD-40B2-AFB5-09149E2793AA}"/>
      </w:docPartPr>
      <w:docPartBody>
        <w:p w:rsidR="00F252EC" w:rsidRDefault="009A1CBD" w:rsidP="009A1CBD">
          <w:pPr>
            <w:pStyle w:val="3C699BF500574E408A997816F2FF1B9B"/>
          </w:pPr>
          <w:r w:rsidRPr="001130BF">
            <w:rPr>
              <w:rStyle w:val="PlaceholderText"/>
            </w:rPr>
            <w:t>Click or tap here to enter text.</w:t>
          </w:r>
        </w:p>
      </w:docPartBody>
    </w:docPart>
    <w:docPart>
      <w:docPartPr>
        <w:name w:val="449B66A5FF8E4046879449590CF2344D"/>
        <w:category>
          <w:name w:val="General"/>
          <w:gallery w:val="placeholder"/>
        </w:category>
        <w:types>
          <w:type w:val="bbPlcHdr"/>
        </w:types>
        <w:behaviors>
          <w:behavior w:val="content"/>
        </w:behaviors>
        <w:guid w:val="{A071E154-4B3A-4FF1-B07B-EB4EC48E13A1}"/>
      </w:docPartPr>
      <w:docPartBody>
        <w:p w:rsidR="00F252EC" w:rsidRDefault="009A1CBD" w:rsidP="009A1CBD">
          <w:pPr>
            <w:pStyle w:val="449B66A5FF8E4046879449590CF2344D"/>
          </w:pPr>
          <w:r w:rsidRPr="001130BF">
            <w:rPr>
              <w:rStyle w:val="PlaceholderText"/>
            </w:rPr>
            <w:t>Click or tap here to enter text.</w:t>
          </w:r>
        </w:p>
      </w:docPartBody>
    </w:docPart>
    <w:docPart>
      <w:docPartPr>
        <w:name w:val="5A35CFE3BFC04A78859236FF877DA3FA"/>
        <w:category>
          <w:name w:val="General"/>
          <w:gallery w:val="placeholder"/>
        </w:category>
        <w:types>
          <w:type w:val="bbPlcHdr"/>
        </w:types>
        <w:behaviors>
          <w:behavior w:val="content"/>
        </w:behaviors>
        <w:guid w:val="{042204A6-DC79-429B-A88F-227FB9AFBC86}"/>
      </w:docPartPr>
      <w:docPartBody>
        <w:p w:rsidR="00F252EC" w:rsidRDefault="00710711">
          <w:pPr>
            <w:pStyle w:val="5A35CFE3BFC04A78859236FF877DA3FA2"/>
          </w:pPr>
          <w:r w:rsidRPr="002E20F5">
            <w:rPr>
              <w:sz w:val="20"/>
              <w:szCs w:val="20"/>
            </w:rPr>
            <w:t xml:space="preserve"> Major discussion topics, if any </w:t>
          </w:r>
        </w:p>
      </w:docPartBody>
    </w:docPart>
    <w:docPart>
      <w:docPartPr>
        <w:name w:val="0518530082F141B9A427717EF0B4B98C"/>
        <w:category>
          <w:name w:val="General"/>
          <w:gallery w:val="placeholder"/>
        </w:category>
        <w:types>
          <w:type w:val="bbPlcHdr"/>
        </w:types>
        <w:behaviors>
          <w:behavior w:val="content"/>
        </w:behaviors>
        <w:guid w:val="{1D303B3F-1B8D-43EE-8AB9-2B728B77B415}"/>
      </w:docPartPr>
      <w:docPartBody>
        <w:p w:rsidR="00F252EC" w:rsidRDefault="00710711">
          <w:pPr>
            <w:pStyle w:val="0518530082F141B9A427717EF0B4B98C2"/>
          </w:pPr>
          <w:r w:rsidRPr="002E20F5">
            <w:rPr>
              <w:rStyle w:val="PlaceholderText"/>
              <w:sz w:val="20"/>
              <w:szCs w:val="20"/>
            </w:rPr>
            <w:t>Date</w:t>
          </w:r>
        </w:p>
      </w:docPartBody>
    </w:docPart>
    <w:docPart>
      <w:docPartPr>
        <w:name w:val="9D8F69C67295447C807428AB47CF6595"/>
        <w:category>
          <w:name w:val="General"/>
          <w:gallery w:val="placeholder"/>
        </w:category>
        <w:types>
          <w:type w:val="bbPlcHdr"/>
        </w:types>
        <w:behaviors>
          <w:behavior w:val="content"/>
        </w:behaviors>
        <w:guid w:val="{F331CA39-C7E7-48E7-BBC3-925F7944EB85}"/>
      </w:docPartPr>
      <w:docPartBody>
        <w:p w:rsidR="00F252EC" w:rsidRDefault="00710711">
          <w:pPr>
            <w:pStyle w:val="9D8F69C67295447C807428AB47CF65952"/>
          </w:pPr>
          <w:r w:rsidRPr="002E20F5">
            <w:rPr>
              <w:sz w:val="20"/>
              <w:szCs w:val="20"/>
            </w:rPr>
            <w:t>Major discussion topics, if any</w:t>
          </w:r>
        </w:p>
      </w:docPartBody>
    </w:docPart>
    <w:docPart>
      <w:docPartPr>
        <w:name w:val="A965495A082044A7B38C14515196DD6E"/>
        <w:category>
          <w:name w:val="General"/>
          <w:gallery w:val="placeholder"/>
        </w:category>
        <w:types>
          <w:type w:val="bbPlcHdr"/>
        </w:types>
        <w:behaviors>
          <w:behavior w:val="content"/>
        </w:behaviors>
        <w:guid w:val="{D5C62AB4-8F7E-4772-817C-F6C6BC881779}"/>
      </w:docPartPr>
      <w:docPartBody>
        <w:p w:rsidR="00F252EC" w:rsidRDefault="00710711">
          <w:pPr>
            <w:pStyle w:val="A965495A082044A7B38C14515196DD6E2"/>
          </w:pPr>
          <w:r w:rsidRPr="002E20F5">
            <w:rPr>
              <w:sz w:val="20"/>
              <w:szCs w:val="20"/>
            </w:rPr>
            <w:t xml:space="preserve"> Major discussion topics, if any </w:t>
          </w:r>
        </w:p>
      </w:docPartBody>
    </w:docPart>
    <w:docPart>
      <w:docPartPr>
        <w:name w:val="E32D43977F03482598E7F52401A18475"/>
        <w:category>
          <w:name w:val="General"/>
          <w:gallery w:val="placeholder"/>
        </w:category>
        <w:types>
          <w:type w:val="bbPlcHdr"/>
        </w:types>
        <w:behaviors>
          <w:behavior w:val="content"/>
        </w:behaviors>
        <w:guid w:val="{17CAE9B8-849F-43DA-8DD1-2B96A32B9F98}"/>
      </w:docPartPr>
      <w:docPartBody>
        <w:p w:rsidR="00F252EC" w:rsidRDefault="00710711">
          <w:pPr>
            <w:pStyle w:val="E32D43977F03482598E7F52401A184752"/>
          </w:pPr>
          <w:r w:rsidRPr="002E20F5">
            <w:rPr>
              <w:sz w:val="20"/>
              <w:szCs w:val="20"/>
            </w:rPr>
            <w:t>Date</w:t>
          </w:r>
        </w:p>
      </w:docPartBody>
    </w:docPart>
    <w:docPart>
      <w:docPartPr>
        <w:name w:val="269A1FF7B6DF436C86DF50B02AD29BFE"/>
        <w:category>
          <w:name w:val="General"/>
          <w:gallery w:val="placeholder"/>
        </w:category>
        <w:types>
          <w:type w:val="bbPlcHdr"/>
        </w:types>
        <w:behaviors>
          <w:behavior w:val="content"/>
        </w:behaviors>
        <w:guid w:val="{5C1D7B84-E4A2-4F4A-92DB-3E5655455072}"/>
      </w:docPartPr>
      <w:docPartBody>
        <w:p w:rsidR="00F252EC" w:rsidRDefault="00710711">
          <w:pPr>
            <w:pStyle w:val="269A1FF7B6DF436C86DF50B02AD29BFE2"/>
          </w:pPr>
          <w:r w:rsidRPr="002E20F5">
            <w:rPr>
              <w:rStyle w:val="PlaceholderText"/>
              <w:sz w:val="20"/>
              <w:szCs w:val="20"/>
            </w:rPr>
            <w:t>Motion made at MOPC.</w:t>
          </w:r>
        </w:p>
      </w:docPartBody>
    </w:docPart>
    <w:docPart>
      <w:docPartPr>
        <w:name w:val="6254B4131A2B46438C98002E930308E3"/>
        <w:category>
          <w:name w:val="General"/>
          <w:gallery w:val="placeholder"/>
        </w:category>
        <w:types>
          <w:type w:val="bbPlcHdr"/>
        </w:types>
        <w:behaviors>
          <w:behavior w:val="content"/>
        </w:behaviors>
        <w:guid w:val="{FEE5A97B-3858-4CCC-864B-1A2F47C1AA30}"/>
      </w:docPartPr>
      <w:docPartBody>
        <w:p w:rsidR="00F252EC" w:rsidRDefault="00710711">
          <w:pPr>
            <w:pStyle w:val="6254B4131A2B46438C98002E930308E32"/>
          </w:pPr>
          <w:r w:rsidRPr="002E20F5">
            <w:rPr>
              <w:rStyle w:val="PlaceholderText"/>
              <w:sz w:val="20"/>
              <w:szCs w:val="20"/>
            </w:rPr>
            <w:t>Outcome</w:t>
          </w:r>
        </w:p>
      </w:docPartBody>
    </w:docPart>
    <w:docPart>
      <w:docPartPr>
        <w:name w:val="41E4550C65FF4A7C964D73AD19C4BFDB"/>
        <w:category>
          <w:name w:val="General"/>
          <w:gallery w:val="placeholder"/>
        </w:category>
        <w:types>
          <w:type w:val="bbPlcHdr"/>
        </w:types>
        <w:behaviors>
          <w:behavior w:val="content"/>
        </w:behaviors>
        <w:guid w:val="{62A93C75-BC71-4C69-B0C8-F2BBF054DABF}"/>
      </w:docPartPr>
      <w:docPartBody>
        <w:p w:rsidR="00F252EC" w:rsidRDefault="00710711">
          <w:pPr>
            <w:pStyle w:val="41E4550C65FF4A7C964D73AD19C4BFDB2"/>
          </w:pPr>
          <w:r w:rsidRPr="002E20F5">
            <w:rPr>
              <w:sz w:val="20"/>
              <w:szCs w:val="20"/>
            </w:rPr>
            <w:t>**</w:t>
          </w:r>
          <w:r w:rsidRPr="002E20F5">
            <w:rPr>
              <w:rStyle w:val="PlaceholderText"/>
              <w:sz w:val="20"/>
              <w:szCs w:val="20"/>
            </w:rPr>
            <w:t xml:space="preserve">% </w:t>
          </w:r>
        </w:p>
      </w:docPartBody>
    </w:docPart>
    <w:docPart>
      <w:docPartPr>
        <w:name w:val="FF1EA7795FC14136AB7C80C1638E7A9A"/>
        <w:category>
          <w:name w:val="General"/>
          <w:gallery w:val="placeholder"/>
        </w:category>
        <w:types>
          <w:type w:val="bbPlcHdr"/>
        </w:types>
        <w:behaviors>
          <w:behavior w:val="content"/>
        </w:behaviors>
        <w:guid w:val="{667678EA-7159-4E59-AC4E-7A1762D70FD9}"/>
      </w:docPartPr>
      <w:docPartBody>
        <w:p w:rsidR="00F252EC" w:rsidRDefault="00710711">
          <w:pPr>
            <w:pStyle w:val="FF1EA7795FC14136AB7C80C1638E7A9A2"/>
          </w:pPr>
          <w:r w:rsidRPr="002E20F5">
            <w:rPr>
              <w:rStyle w:val="PlaceholderText"/>
              <w:sz w:val="20"/>
              <w:szCs w:val="20"/>
            </w:rPr>
            <w:t>Major discussion items, if any</w:t>
          </w:r>
        </w:p>
      </w:docPartBody>
    </w:docPart>
    <w:docPart>
      <w:docPartPr>
        <w:name w:val="112720636E604B20A89E570DFEF4D2D8"/>
        <w:category>
          <w:name w:val="General"/>
          <w:gallery w:val="placeholder"/>
        </w:category>
        <w:types>
          <w:type w:val="bbPlcHdr"/>
        </w:types>
        <w:behaviors>
          <w:behavior w:val="content"/>
        </w:behaviors>
        <w:guid w:val="{B48D54B0-D918-450D-A8BA-BC90998802A6}"/>
      </w:docPartPr>
      <w:docPartBody>
        <w:p w:rsidR="00F252EC" w:rsidRDefault="00710711">
          <w:pPr>
            <w:pStyle w:val="112720636E604B20A89E570DFEF4D2D82"/>
          </w:pPr>
          <w:r w:rsidRPr="002E20F5">
            <w:rPr>
              <w:rStyle w:val="PlaceholderText"/>
              <w:sz w:val="20"/>
              <w:szCs w:val="20"/>
            </w:rPr>
            <w:t>**%</w:t>
          </w:r>
        </w:p>
      </w:docPartBody>
    </w:docPart>
    <w:docPart>
      <w:docPartPr>
        <w:name w:val="5728DE6B4EE64BEE946122BD52B27F54"/>
        <w:category>
          <w:name w:val="General"/>
          <w:gallery w:val="placeholder"/>
        </w:category>
        <w:types>
          <w:type w:val="bbPlcHdr"/>
        </w:types>
        <w:behaviors>
          <w:behavior w:val="content"/>
        </w:behaviors>
        <w:guid w:val="{5DEF0054-71BB-4C2F-A9C7-3ED6CDD7E1A9}"/>
      </w:docPartPr>
      <w:docPartBody>
        <w:p w:rsidR="00F252EC" w:rsidRDefault="00710711">
          <w:pPr>
            <w:pStyle w:val="5728DE6B4EE64BEE946122BD52B27F542"/>
          </w:pPr>
          <w:r w:rsidRPr="002E20F5">
            <w:rPr>
              <w:rStyle w:val="PlaceholderText"/>
              <w:sz w:val="20"/>
              <w:szCs w:val="20"/>
            </w:rPr>
            <w:t>**%</w:t>
          </w:r>
        </w:p>
      </w:docPartBody>
    </w:docPart>
    <w:docPart>
      <w:docPartPr>
        <w:name w:val="BD372832B4AB412F87B6817AC68FDD36"/>
        <w:category>
          <w:name w:val="General"/>
          <w:gallery w:val="placeholder"/>
        </w:category>
        <w:types>
          <w:type w:val="bbPlcHdr"/>
        </w:types>
        <w:behaviors>
          <w:behavior w:val="content"/>
        </w:behaviors>
        <w:guid w:val="{5E105120-57AD-434F-BFD9-5ED11F26F069}"/>
      </w:docPartPr>
      <w:docPartBody>
        <w:p w:rsidR="00F252EC" w:rsidRDefault="00710711">
          <w:pPr>
            <w:pStyle w:val="BD372832B4AB412F87B6817AC68FDD362"/>
          </w:pPr>
          <w:r w:rsidRPr="002E20F5">
            <w:rPr>
              <w:rStyle w:val="PlaceholderText"/>
              <w:sz w:val="20"/>
              <w:szCs w:val="20"/>
            </w:rPr>
            <w:t>**%</w:t>
          </w:r>
        </w:p>
      </w:docPartBody>
    </w:docPart>
    <w:docPart>
      <w:docPartPr>
        <w:name w:val="8F755248E4DE4A4B97B73DD501AB9907"/>
        <w:category>
          <w:name w:val="General"/>
          <w:gallery w:val="placeholder"/>
        </w:category>
        <w:types>
          <w:type w:val="bbPlcHdr"/>
        </w:types>
        <w:behaviors>
          <w:behavior w:val="content"/>
        </w:behaviors>
        <w:guid w:val="{5C25FA1A-14F1-4E51-9570-A29018658BFA}"/>
      </w:docPartPr>
      <w:docPartBody>
        <w:p w:rsidR="00F252EC" w:rsidRDefault="00710711">
          <w:pPr>
            <w:pStyle w:val="8F755248E4DE4A4B97B73DD501AB99072"/>
          </w:pPr>
          <w:r w:rsidRPr="002E20F5">
            <w:rPr>
              <w:rStyle w:val="PlaceholderText"/>
              <w:sz w:val="20"/>
              <w:szCs w:val="20"/>
            </w:rPr>
            <w:t>**%</w:t>
          </w:r>
        </w:p>
      </w:docPartBody>
    </w:docPart>
    <w:docPart>
      <w:docPartPr>
        <w:name w:val="0A45FC1591EB4262A5AC1BD6DBD252AD"/>
        <w:category>
          <w:name w:val="General"/>
          <w:gallery w:val="placeholder"/>
        </w:category>
        <w:types>
          <w:type w:val="bbPlcHdr"/>
        </w:types>
        <w:behaviors>
          <w:behavior w:val="content"/>
        </w:behaviors>
        <w:guid w:val="{9B03452A-DE69-40D3-B220-CF7D42AAEE02}"/>
      </w:docPartPr>
      <w:docPartBody>
        <w:p w:rsidR="00F252EC" w:rsidRDefault="00710711">
          <w:pPr>
            <w:pStyle w:val="0A45FC1591EB4262A5AC1BD6DBD252AD2"/>
          </w:pPr>
          <w:r w:rsidRPr="002E20F5">
            <w:rPr>
              <w:rStyle w:val="PlaceholderText"/>
              <w:sz w:val="20"/>
              <w:szCs w:val="20"/>
            </w:rPr>
            <w:t>**%</w:t>
          </w:r>
        </w:p>
      </w:docPartBody>
    </w:docPart>
    <w:docPart>
      <w:docPartPr>
        <w:name w:val="DAB59B6766544547A0F1FE0E1FDE40C2"/>
        <w:category>
          <w:name w:val="General"/>
          <w:gallery w:val="placeholder"/>
        </w:category>
        <w:types>
          <w:type w:val="bbPlcHdr"/>
        </w:types>
        <w:behaviors>
          <w:behavior w:val="content"/>
        </w:behaviors>
        <w:guid w:val="{6E67D668-C6C4-4A4B-8F94-CBEF5E90100C}"/>
      </w:docPartPr>
      <w:docPartBody>
        <w:p w:rsidR="00F252EC" w:rsidRDefault="00710711">
          <w:pPr>
            <w:pStyle w:val="DAB59B6766544547A0F1FE0E1FDE40C22"/>
          </w:pPr>
          <w:r w:rsidRPr="002E20F5">
            <w:rPr>
              <w:rStyle w:val="PlaceholderText"/>
              <w:sz w:val="20"/>
              <w:szCs w:val="20"/>
            </w:rPr>
            <w:t>**%</w:t>
          </w:r>
        </w:p>
      </w:docPartBody>
    </w:docPart>
    <w:docPart>
      <w:docPartPr>
        <w:name w:val="A2593050ABA249F7862EAEDFF1BA4A76"/>
        <w:category>
          <w:name w:val="General"/>
          <w:gallery w:val="placeholder"/>
        </w:category>
        <w:types>
          <w:type w:val="bbPlcHdr"/>
        </w:types>
        <w:behaviors>
          <w:behavior w:val="content"/>
        </w:behaviors>
        <w:guid w:val="{979CB16D-5CA0-4355-BA60-8B7A2F468186}"/>
      </w:docPartPr>
      <w:docPartBody>
        <w:p w:rsidR="00F252EC" w:rsidRDefault="00710711">
          <w:pPr>
            <w:pStyle w:val="A2593050ABA249F7862EAEDFF1BA4A762"/>
          </w:pPr>
          <w:r w:rsidRPr="002E20F5">
            <w:rPr>
              <w:rStyle w:val="PlaceholderText"/>
              <w:sz w:val="20"/>
              <w:szCs w:val="20"/>
            </w:rPr>
            <w:t>**%</w:t>
          </w:r>
        </w:p>
      </w:docPartBody>
    </w:docPart>
    <w:docPart>
      <w:docPartPr>
        <w:name w:val="642190E7C5F645139BFB1849C653693F"/>
        <w:category>
          <w:name w:val="General"/>
          <w:gallery w:val="placeholder"/>
        </w:category>
        <w:types>
          <w:type w:val="bbPlcHdr"/>
        </w:types>
        <w:behaviors>
          <w:behavior w:val="content"/>
        </w:behaviors>
        <w:guid w:val="{8175D22B-10C7-4AFC-89D8-61613C763E68}"/>
      </w:docPartPr>
      <w:docPartBody>
        <w:p w:rsidR="00F252EC" w:rsidRDefault="00710711">
          <w:pPr>
            <w:pStyle w:val="642190E7C5F645139BFB1849C653693F2"/>
          </w:pPr>
          <w:r w:rsidRPr="002E20F5">
            <w:rPr>
              <w:rStyle w:val="PlaceholderText"/>
              <w:sz w:val="20"/>
              <w:szCs w:val="20"/>
            </w:rPr>
            <w:t>**%</w:t>
          </w:r>
        </w:p>
      </w:docPartBody>
    </w:docPart>
    <w:docPart>
      <w:docPartPr>
        <w:name w:val="F0D86BA7C01C46F4A9A086FC5456F16E"/>
        <w:category>
          <w:name w:val="General"/>
          <w:gallery w:val="placeholder"/>
        </w:category>
        <w:types>
          <w:type w:val="bbPlcHdr"/>
        </w:types>
        <w:behaviors>
          <w:behavior w:val="content"/>
        </w:behaviors>
        <w:guid w:val="{DCFE28A0-ACFF-4555-8EB7-C315381A5E65}"/>
      </w:docPartPr>
      <w:docPartBody>
        <w:p w:rsidR="00F252EC" w:rsidRDefault="00710711">
          <w:pPr>
            <w:pStyle w:val="F0D86BA7C01C46F4A9A086FC5456F16E2"/>
          </w:pPr>
          <w:r w:rsidRPr="002E20F5">
            <w:rPr>
              <w:rStyle w:val="PlaceholderText"/>
              <w:sz w:val="20"/>
              <w:szCs w:val="20"/>
            </w:rPr>
            <w:t>**%</w:t>
          </w:r>
        </w:p>
      </w:docPartBody>
    </w:docPart>
    <w:docPart>
      <w:docPartPr>
        <w:name w:val="2EB32DDAA3D349018FE921785235E612"/>
        <w:category>
          <w:name w:val="General"/>
          <w:gallery w:val="placeholder"/>
        </w:category>
        <w:types>
          <w:type w:val="bbPlcHdr"/>
        </w:types>
        <w:behaviors>
          <w:behavior w:val="content"/>
        </w:behaviors>
        <w:guid w:val="{2FDA69E6-1D05-4FC9-B666-D9D838E77ED0}"/>
      </w:docPartPr>
      <w:docPartBody>
        <w:p w:rsidR="00F252EC" w:rsidRDefault="00710711">
          <w:pPr>
            <w:pStyle w:val="2EB32DDAA3D349018FE921785235E6122"/>
          </w:pPr>
          <w:r w:rsidRPr="002E20F5">
            <w:rPr>
              <w:rStyle w:val="PlaceholderText"/>
              <w:sz w:val="20"/>
              <w:szCs w:val="20"/>
            </w:rPr>
            <w:t>**%</w:t>
          </w:r>
        </w:p>
      </w:docPartBody>
    </w:docPart>
    <w:docPart>
      <w:docPartPr>
        <w:name w:val="10F0CD8C0CF540879BEE8FB1AEC848D6"/>
        <w:category>
          <w:name w:val="General"/>
          <w:gallery w:val="placeholder"/>
        </w:category>
        <w:types>
          <w:type w:val="bbPlcHdr"/>
        </w:types>
        <w:behaviors>
          <w:behavior w:val="content"/>
        </w:behaviors>
        <w:guid w:val="{F884A974-2A0B-4131-8AC1-4B80A9A38574}"/>
      </w:docPartPr>
      <w:docPartBody>
        <w:p w:rsidR="00F252EC" w:rsidRDefault="00710711">
          <w:pPr>
            <w:pStyle w:val="10F0CD8C0CF540879BEE8FB1AEC848D62"/>
          </w:pPr>
          <w:r w:rsidRPr="002E20F5">
            <w:rPr>
              <w:rStyle w:val="PlaceholderText"/>
              <w:sz w:val="20"/>
              <w:szCs w:val="20"/>
            </w:rPr>
            <w:t>**%</w:t>
          </w:r>
        </w:p>
      </w:docPartBody>
    </w:docPart>
    <w:docPart>
      <w:docPartPr>
        <w:name w:val="AD8F13615D8D4871BB284CF68C18E46D"/>
        <w:category>
          <w:name w:val="General"/>
          <w:gallery w:val="placeholder"/>
        </w:category>
        <w:types>
          <w:type w:val="bbPlcHdr"/>
        </w:types>
        <w:behaviors>
          <w:behavior w:val="content"/>
        </w:behaviors>
        <w:guid w:val="{D997DA7E-2FDC-4E40-8F7A-4C75997F98DA}"/>
      </w:docPartPr>
      <w:docPartBody>
        <w:p w:rsidR="000676D7" w:rsidRDefault="00DB7D0B" w:rsidP="00DB7D0B">
          <w:pPr>
            <w:pStyle w:val="AD8F13615D8D4871BB284CF68C18E46D"/>
          </w:pPr>
          <w:r w:rsidRPr="002E20F5">
            <w:rPr>
              <w:sz w:val="20"/>
              <w:szCs w:val="20"/>
            </w:rPr>
            <w:t xml:space="preserve"> Major discussion topics, if any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554AC"/>
    <w:multiLevelType w:val="multilevel"/>
    <w:tmpl w:val="304EAA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655281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061"/>
    <w:rsid w:val="000676D7"/>
    <w:rsid w:val="000F4BCB"/>
    <w:rsid w:val="00106160"/>
    <w:rsid w:val="0011362F"/>
    <w:rsid w:val="00194336"/>
    <w:rsid w:val="00246C7E"/>
    <w:rsid w:val="00380C1F"/>
    <w:rsid w:val="005F6112"/>
    <w:rsid w:val="006064C4"/>
    <w:rsid w:val="006223A1"/>
    <w:rsid w:val="00625E9D"/>
    <w:rsid w:val="00710711"/>
    <w:rsid w:val="00736061"/>
    <w:rsid w:val="00777D8F"/>
    <w:rsid w:val="007874BA"/>
    <w:rsid w:val="008E0E38"/>
    <w:rsid w:val="00914480"/>
    <w:rsid w:val="00931841"/>
    <w:rsid w:val="009561D7"/>
    <w:rsid w:val="009579D7"/>
    <w:rsid w:val="009839C3"/>
    <w:rsid w:val="009A1CBD"/>
    <w:rsid w:val="00A9148C"/>
    <w:rsid w:val="00AB2257"/>
    <w:rsid w:val="00B30A28"/>
    <w:rsid w:val="00BD7E56"/>
    <w:rsid w:val="00C17432"/>
    <w:rsid w:val="00C6230F"/>
    <w:rsid w:val="00C94501"/>
    <w:rsid w:val="00DB7D0B"/>
    <w:rsid w:val="00F252EC"/>
    <w:rsid w:val="00F47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EDE97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7D0B"/>
    <w:rPr>
      <w:color w:val="808080"/>
    </w:rPr>
  </w:style>
  <w:style w:type="paragraph" w:customStyle="1" w:styleId="01FFE9F9A93947A5B69889C9E2635D8A">
    <w:name w:val="01FFE9F9A93947A5B69889C9E2635D8A"/>
    <w:rsid w:val="009A1CBD"/>
    <w:pPr>
      <w:spacing w:line="278" w:lineRule="auto"/>
    </w:pPr>
    <w:rPr>
      <w:kern w:val="2"/>
      <w:sz w:val="24"/>
      <w:szCs w:val="24"/>
      <w14:ligatures w14:val="standardContextual"/>
    </w:rPr>
  </w:style>
  <w:style w:type="paragraph" w:customStyle="1" w:styleId="9D188813C3FC4DAEAE0B0F9D0E97A1B2">
    <w:name w:val="9D188813C3FC4DAEAE0B0F9D0E97A1B2"/>
    <w:rsid w:val="009A1CBD"/>
    <w:pPr>
      <w:spacing w:line="278" w:lineRule="auto"/>
    </w:pPr>
    <w:rPr>
      <w:kern w:val="2"/>
      <w:sz w:val="24"/>
      <w:szCs w:val="24"/>
      <w14:ligatures w14:val="standardContextual"/>
    </w:rPr>
  </w:style>
  <w:style w:type="paragraph" w:customStyle="1" w:styleId="99F257E427A143D3879BC4632689197F">
    <w:name w:val="99F257E427A143D3879BC4632689197F"/>
    <w:rsid w:val="009A1CBD"/>
    <w:pPr>
      <w:spacing w:line="278" w:lineRule="auto"/>
    </w:pPr>
    <w:rPr>
      <w:kern w:val="2"/>
      <w:sz w:val="24"/>
      <w:szCs w:val="24"/>
      <w14:ligatures w14:val="standardContextual"/>
    </w:rPr>
  </w:style>
  <w:style w:type="paragraph" w:customStyle="1" w:styleId="CAE770BBED644C0CB731AC8C66E5578C">
    <w:name w:val="CAE770BBED644C0CB731AC8C66E5578C"/>
    <w:rsid w:val="009A1CBD"/>
    <w:pPr>
      <w:spacing w:line="278" w:lineRule="auto"/>
    </w:pPr>
    <w:rPr>
      <w:kern w:val="2"/>
      <w:sz w:val="24"/>
      <w:szCs w:val="24"/>
      <w14:ligatures w14:val="standardContextual"/>
    </w:rPr>
  </w:style>
  <w:style w:type="paragraph" w:customStyle="1" w:styleId="C31D2DDECA844F62A5475F47797CD9B4">
    <w:name w:val="C31D2DDECA844F62A5475F47797CD9B4"/>
    <w:rsid w:val="009A1CBD"/>
    <w:pPr>
      <w:spacing w:line="278" w:lineRule="auto"/>
    </w:pPr>
    <w:rPr>
      <w:kern w:val="2"/>
      <w:sz w:val="24"/>
      <w:szCs w:val="24"/>
      <w14:ligatures w14:val="standardContextual"/>
    </w:rPr>
  </w:style>
  <w:style w:type="paragraph" w:customStyle="1" w:styleId="D9CD0C71FA644BFB844DF833F24826B1">
    <w:name w:val="D9CD0C71FA644BFB844DF833F24826B1"/>
    <w:rsid w:val="009A1CBD"/>
    <w:pPr>
      <w:spacing w:line="278" w:lineRule="auto"/>
    </w:pPr>
    <w:rPr>
      <w:kern w:val="2"/>
      <w:sz w:val="24"/>
      <w:szCs w:val="24"/>
      <w14:ligatures w14:val="standardContextual"/>
    </w:rPr>
  </w:style>
  <w:style w:type="paragraph" w:customStyle="1" w:styleId="3C699BF500574E408A997816F2FF1B9B">
    <w:name w:val="3C699BF500574E408A997816F2FF1B9B"/>
    <w:rsid w:val="009A1CBD"/>
    <w:pPr>
      <w:spacing w:line="278" w:lineRule="auto"/>
    </w:pPr>
    <w:rPr>
      <w:kern w:val="2"/>
      <w:sz w:val="24"/>
      <w:szCs w:val="24"/>
      <w14:ligatures w14:val="standardContextual"/>
    </w:rPr>
  </w:style>
  <w:style w:type="paragraph" w:customStyle="1" w:styleId="449B66A5FF8E4046879449590CF2344D">
    <w:name w:val="449B66A5FF8E4046879449590CF2344D"/>
    <w:rsid w:val="009A1CBD"/>
    <w:pPr>
      <w:spacing w:line="278" w:lineRule="auto"/>
    </w:pPr>
    <w:rPr>
      <w:kern w:val="2"/>
      <w:sz w:val="24"/>
      <w:szCs w:val="24"/>
      <w14:ligatures w14:val="standardContextual"/>
    </w:rPr>
  </w:style>
  <w:style w:type="paragraph" w:customStyle="1" w:styleId="5A35CFE3BFC04A78859236FF877DA3FA2">
    <w:name w:val="5A35CFE3BFC04A78859236FF877DA3FA2"/>
    <w:pPr>
      <w:tabs>
        <w:tab w:val="left" w:pos="2431"/>
      </w:tabs>
      <w:spacing w:after="240" w:line="240" w:lineRule="auto"/>
    </w:pPr>
    <w:rPr>
      <w:rFonts w:ascii="Segoe UI" w:eastAsiaTheme="minorHAnsi" w:hAnsi="Segoe UI"/>
    </w:rPr>
  </w:style>
  <w:style w:type="paragraph" w:customStyle="1" w:styleId="0518530082F141B9A427717EF0B4B98C2">
    <w:name w:val="0518530082F141B9A427717EF0B4B98C2"/>
    <w:pPr>
      <w:tabs>
        <w:tab w:val="left" w:pos="2431"/>
      </w:tabs>
      <w:spacing w:after="240" w:line="240" w:lineRule="auto"/>
    </w:pPr>
    <w:rPr>
      <w:rFonts w:ascii="Segoe UI" w:eastAsiaTheme="minorHAnsi" w:hAnsi="Segoe UI"/>
    </w:rPr>
  </w:style>
  <w:style w:type="paragraph" w:customStyle="1" w:styleId="F3854B05E3474B41A4639E79E08AC79D2">
    <w:name w:val="F3854B05E3474B41A4639E79E08AC79D2"/>
    <w:pPr>
      <w:tabs>
        <w:tab w:val="left" w:pos="2431"/>
      </w:tabs>
      <w:spacing w:after="240" w:line="240" w:lineRule="auto"/>
    </w:pPr>
    <w:rPr>
      <w:rFonts w:ascii="Segoe UI" w:eastAsiaTheme="minorHAnsi" w:hAnsi="Segoe UI"/>
    </w:rPr>
  </w:style>
  <w:style w:type="paragraph" w:customStyle="1" w:styleId="827B58EF32CC46FD9E69D003A081FDFB2">
    <w:name w:val="827B58EF32CC46FD9E69D003A081FDFB2"/>
    <w:pPr>
      <w:tabs>
        <w:tab w:val="left" w:pos="2431"/>
      </w:tabs>
      <w:spacing w:after="240" w:line="240" w:lineRule="auto"/>
    </w:pPr>
    <w:rPr>
      <w:rFonts w:ascii="Segoe UI" w:eastAsiaTheme="minorHAnsi" w:hAnsi="Segoe UI"/>
    </w:rPr>
  </w:style>
  <w:style w:type="paragraph" w:customStyle="1" w:styleId="8985460C0F9E44EAA9C4EAD4D4F099372">
    <w:name w:val="8985460C0F9E44EAA9C4EAD4D4F099372"/>
    <w:pPr>
      <w:tabs>
        <w:tab w:val="left" w:pos="2431"/>
      </w:tabs>
      <w:spacing w:after="240" w:line="240" w:lineRule="auto"/>
    </w:pPr>
    <w:rPr>
      <w:rFonts w:ascii="Segoe UI" w:eastAsiaTheme="minorHAnsi" w:hAnsi="Segoe UI"/>
    </w:rPr>
  </w:style>
  <w:style w:type="paragraph" w:customStyle="1" w:styleId="9D8F69C67295447C807428AB47CF65952">
    <w:name w:val="9D8F69C67295447C807428AB47CF65952"/>
    <w:pPr>
      <w:tabs>
        <w:tab w:val="left" w:pos="2431"/>
      </w:tabs>
      <w:spacing w:after="240" w:line="240" w:lineRule="auto"/>
    </w:pPr>
    <w:rPr>
      <w:rFonts w:ascii="Segoe UI" w:eastAsiaTheme="minorHAnsi" w:hAnsi="Segoe UI"/>
    </w:rPr>
  </w:style>
  <w:style w:type="paragraph" w:customStyle="1" w:styleId="A965495A082044A7B38C14515196DD6E2">
    <w:name w:val="A965495A082044A7B38C14515196DD6E2"/>
    <w:pPr>
      <w:tabs>
        <w:tab w:val="left" w:pos="2431"/>
      </w:tabs>
      <w:spacing w:after="240" w:line="240" w:lineRule="auto"/>
    </w:pPr>
    <w:rPr>
      <w:rFonts w:ascii="Segoe UI" w:eastAsiaTheme="minorHAnsi" w:hAnsi="Segoe UI"/>
    </w:rPr>
  </w:style>
  <w:style w:type="paragraph" w:customStyle="1" w:styleId="E32D43977F03482598E7F52401A184752">
    <w:name w:val="E32D43977F03482598E7F52401A184752"/>
    <w:pPr>
      <w:tabs>
        <w:tab w:val="left" w:pos="2431"/>
      </w:tabs>
      <w:spacing w:after="240" w:line="240" w:lineRule="auto"/>
    </w:pPr>
    <w:rPr>
      <w:rFonts w:ascii="Segoe UI" w:eastAsiaTheme="minorHAnsi" w:hAnsi="Segoe UI"/>
    </w:rPr>
  </w:style>
  <w:style w:type="paragraph" w:customStyle="1" w:styleId="269A1FF7B6DF436C86DF50B02AD29BFE2">
    <w:name w:val="269A1FF7B6DF436C86DF50B02AD29BFE2"/>
    <w:pPr>
      <w:tabs>
        <w:tab w:val="left" w:pos="2431"/>
      </w:tabs>
      <w:spacing w:after="240" w:line="240" w:lineRule="auto"/>
    </w:pPr>
    <w:rPr>
      <w:rFonts w:ascii="Segoe UI" w:eastAsiaTheme="minorHAnsi" w:hAnsi="Segoe UI"/>
    </w:rPr>
  </w:style>
  <w:style w:type="paragraph" w:customStyle="1" w:styleId="6254B4131A2B46438C98002E930308E32">
    <w:name w:val="6254B4131A2B46438C98002E930308E32"/>
    <w:pPr>
      <w:tabs>
        <w:tab w:val="left" w:pos="2431"/>
      </w:tabs>
      <w:spacing w:after="240" w:line="240" w:lineRule="auto"/>
    </w:pPr>
    <w:rPr>
      <w:rFonts w:ascii="Segoe UI" w:eastAsiaTheme="minorHAnsi" w:hAnsi="Segoe UI"/>
    </w:rPr>
  </w:style>
  <w:style w:type="paragraph" w:customStyle="1" w:styleId="41E4550C65FF4A7C964D73AD19C4BFDB2">
    <w:name w:val="41E4550C65FF4A7C964D73AD19C4BFDB2"/>
    <w:pPr>
      <w:tabs>
        <w:tab w:val="left" w:pos="2431"/>
      </w:tabs>
      <w:spacing w:after="240" w:line="240" w:lineRule="auto"/>
    </w:pPr>
    <w:rPr>
      <w:rFonts w:ascii="Segoe UI" w:eastAsiaTheme="minorHAnsi" w:hAnsi="Segoe UI"/>
    </w:rPr>
  </w:style>
  <w:style w:type="paragraph" w:customStyle="1" w:styleId="FF1EA7795FC14136AB7C80C1638E7A9A2">
    <w:name w:val="FF1EA7795FC14136AB7C80C1638E7A9A2"/>
    <w:pPr>
      <w:tabs>
        <w:tab w:val="left" w:pos="2431"/>
      </w:tabs>
      <w:spacing w:after="240" w:line="240" w:lineRule="auto"/>
    </w:pPr>
    <w:rPr>
      <w:rFonts w:ascii="Segoe UI" w:eastAsiaTheme="minorHAnsi" w:hAnsi="Segoe UI"/>
    </w:rPr>
  </w:style>
  <w:style w:type="paragraph" w:customStyle="1" w:styleId="112720636E604B20A89E570DFEF4D2D82">
    <w:name w:val="112720636E604B20A89E570DFEF4D2D82"/>
    <w:pPr>
      <w:tabs>
        <w:tab w:val="left" w:pos="2431"/>
      </w:tabs>
      <w:spacing w:after="240" w:line="240" w:lineRule="auto"/>
    </w:pPr>
    <w:rPr>
      <w:rFonts w:ascii="Segoe UI" w:eastAsiaTheme="minorHAnsi" w:hAnsi="Segoe UI"/>
    </w:rPr>
  </w:style>
  <w:style w:type="paragraph" w:customStyle="1" w:styleId="5728DE6B4EE64BEE946122BD52B27F542">
    <w:name w:val="5728DE6B4EE64BEE946122BD52B27F542"/>
    <w:pPr>
      <w:tabs>
        <w:tab w:val="left" w:pos="2431"/>
      </w:tabs>
      <w:spacing w:after="240" w:line="240" w:lineRule="auto"/>
    </w:pPr>
    <w:rPr>
      <w:rFonts w:ascii="Segoe UI" w:eastAsiaTheme="minorHAnsi" w:hAnsi="Segoe UI"/>
    </w:rPr>
  </w:style>
  <w:style w:type="paragraph" w:customStyle="1" w:styleId="BD372832B4AB412F87B6817AC68FDD362">
    <w:name w:val="BD372832B4AB412F87B6817AC68FDD362"/>
    <w:pPr>
      <w:tabs>
        <w:tab w:val="left" w:pos="2431"/>
      </w:tabs>
      <w:spacing w:after="240" w:line="240" w:lineRule="auto"/>
    </w:pPr>
    <w:rPr>
      <w:rFonts w:ascii="Segoe UI" w:eastAsiaTheme="minorHAnsi" w:hAnsi="Segoe UI"/>
    </w:rPr>
  </w:style>
  <w:style w:type="paragraph" w:customStyle="1" w:styleId="8F755248E4DE4A4B97B73DD501AB99072">
    <w:name w:val="8F755248E4DE4A4B97B73DD501AB99072"/>
    <w:pPr>
      <w:tabs>
        <w:tab w:val="left" w:pos="2431"/>
      </w:tabs>
      <w:spacing w:after="240" w:line="240" w:lineRule="auto"/>
    </w:pPr>
    <w:rPr>
      <w:rFonts w:ascii="Segoe UI" w:eastAsiaTheme="minorHAnsi" w:hAnsi="Segoe UI"/>
    </w:rPr>
  </w:style>
  <w:style w:type="paragraph" w:customStyle="1" w:styleId="0A45FC1591EB4262A5AC1BD6DBD252AD2">
    <w:name w:val="0A45FC1591EB4262A5AC1BD6DBD252AD2"/>
    <w:pPr>
      <w:tabs>
        <w:tab w:val="left" w:pos="2431"/>
      </w:tabs>
      <w:spacing w:after="240" w:line="240" w:lineRule="auto"/>
    </w:pPr>
    <w:rPr>
      <w:rFonts w:ascii="Segoe UI" w:eastAsiaTheme="minorHAnsi" w:hAnsi="Segoe UI"/>
    </w:rPr>
  </w:style>
  <w:style w:type="paragraph" w:customStyle="1" w:styleId="DAB59B6766544547A0F1FE0E1FDE40C22">
    <w:name w:val="DAB59B6766544547A0F1FE0E1FDE40C22"/>
    <w:pPr>
      <w:tabs>
        <w:tab w:val="left" w:pos="2431"/>
      </w:tabs>
      <w:spacing w:after="240" w:line="240" w:lineRule="auto"/>
    </w:pPr>
    <w:rPr>
      <w:rFonts w:ascii="Segoe UI" w:eastAsiaTheme="minorHAnsi" w:hAnsi="Segoe UI"/>
    </w:rPr>
  </w:style>
  <w:style w:type="paragraph" w:customStyle="1" w:styleId="A2593050ABA249F7862EAEDFF1BA4A762">
    <w:name w:val="A2593050ABA249F7862EAEDFF1BA4A762"/>
    <w:pPr>
      <w:tabs>
        <w:tab w:val="left" w:pos="2431"/>
      </w:tabs>
      <w:spacing w:after="240" w:line="240" w:lineRule="auto"/>
    </w:pPr>
    <w:rPr>
      <w:rFonts w:ascii="Segoe UI" w:eastAsiaTheme="minorHAnsi" w:hAnsi="Segoe UI"/>
    </w:rPr>
  </w:style>
  <w:style w:type="paragraph" w:customStyle="1" w:styleId="642190E7C5F645139BFB1849C653693F2">
    <w:name w:val="642190E7C5F645139BFB1849C653693F2"/>
    <w:pPr>
      <w:tabs>
        <w:tab w:val="left" w:pos="2431"/>
      </w:tabs>
      <w:spacing w:after="240" w:line="240" w:lineRule="auto"/>
    </w:pPr>
    <w:rPr>
      <w:rFonts w:ascii="Segoe UI" w:eastAsiaTheme="minorHAnsi" w:hAnsi="Segoe UI"/>
    </w:rPr>
  </w:style>
  <w:style w:type="paragraph" w:customStyle="1" w:styleId="F0D86BA7C01C46F4A9A086FC5456F16E2">
    <w:name w:val="F0D86BA7C01C46F4A9A086FC5456F16E2"/>
    <w:pPr>
      <w:tabs>
        <w:tab w:val="left" w:pos="2431"/>
      </w:tabs>
      <w:spacing w:after="240" w:line="240" w:lineRule="auto"/>
    </w:pPr>
    <w:rPr>
      <w:rFonts w:ascii="Segoe UI" w:eastAsiaTheme="minorHAnsi" w:hAnsi="Segoe UI"/>
    </w:rPr>
  </w:style>
  <w:style w:type="paragraph" w:customStyle="1" w:styleId="2EB32DDAA3D349018FE921785235E6122">
    <w:name w:val="2EB32DDAA3D349018FE921785235E6122"/>
    <w:pPr>
      <w:tabs>
        <w:tab w:val="left" w:pos="2431"/>
      </w:tabs>
      <w:spacing w:after="240" w:line="240" w:lineRule="auto"/>
    </w:pPr>
    <w:rPr>
      <w:rFonts w:ascii="Segoe UI" w:eastAsiaTheme="minorHAnsi" w:hAnsi="Segoe UI"/>
    </w:rPr>
  </w:style>
  <w:style w:type="paragraph" w:customStyle="1" w:styleId="10F0CD8C0CF540879BEE8FB1AEC848D62">
    <w:name w:val="10F0CD8C0CF540879BEE8FB1AEC848D62"/>
    <w:pPr>
      <w:tabs>
        <w:tab w:val="left" w:pos="2431"/>
      </w:tabs>
      <w:spacing w:after="240" w:line="240" w:lineRule="auto"/>
    </w:pPr>
    <w:rPr>
      <w:rFonts w:ascii="Segoe UI" w:eastAsiaTheme="minorHAnsi" w:hAnsi="Segoe UI"/>
    </w:rPr>
  </w:style>
  <w:style w:type="paragraph" w:customStyle="1" w:styleId="40C168435A544B98AB545883A7506D1A1">
    <w:name w:val="40C168435A544B98AB545883A7506D1A1"/>
    <w:pPr>
      <w:tabs>
        <w:tab w:val="left" w:pos="2431"/>
      </w:tabs>
      <w:spacing w:after="240" w:line="240" w:lineRule="auto"/>
    </w:pPr>
    <w:rPr>
      <w:rFonts w:ascii="Segoe UI" w:eastAsiaTheme="minorHAnsi" w:hAnsi="Segoe UI"/>
    </w:rPr>
  </w:style>
  <w:style w:type="paragraph" w:customStyle="1" w:styleId="1F50AEC84821453D8FE4B163B5ED48A91">
    <w:name w:val="1F50AEC84821453D8FE4B163B5ED48A91"/>
    <w:pPr>
      <w:tabs>
        <w:tab w:val="left" w:pos="2431"/>
      </w:tabs>
      <w:spacing w:after="240" w:line="240" w:lineRule="auto"/>
    </w:pPr>
    <w:rPr>
      <w:rFonts w:ascii="Segoe UI" w:eastAsiaTheme="minorHAnsi" w:hAnsi="Segoe UI"/>
    </w:rPr>
  </w:style>
  <w:style w:type="paragraph" w:customStyle="1" w:styleId="4A5F541BEA0B4373847580FA314030FB1">
    <w:name w:val="4A5F541BEA0B4373847580FA314030FB1"/>
    <w:pPr>
      <w:tabs>
        <w:tab w:val="left" w:pos="2431"/>
      </w:tabs>
      <w:spacing w:after="240" w:line="240" w:lineRule="auto"/>
    </w:pPr>
    <w:rPr>
      <w:rFonts w:ascii="Segoe UI" w:eastAsiaTheme="minorHAnsi" w:hAnsi="Segoe UI"/>
    </w:rPr>
  </w:style>
  <w:style w:type="paragraph" w:customStyle="1" w:styleId="8FA1D99A34DC467BB69ABC1F315BF8191">
    <w:name w:val="8FA1D99A34DC467BB69ABC1F315BF8191"/>
    <w:pPr>
      <w:tabs>
        <w:tab w:val="left" w:pos="2431"/>
      </w:tabs>
      <w:spacing w:after="240" w:line="240" w:lineRule="auto"/>
    </w:pPr>
    <w:rPr>
      <w:rFonts w:ascii="Segoe UI" w:eastAsiaTheme="minorHAnsi" w:hAnsi="Segoe UI"/>
    </w:rPr>
  </w:style>
  <w:style w:type="paragraph" w:customStyle="1" w:styleId="D40773CA53A843A48D8800360D9D68021">
    <w:name w:val="D40773CA53A843A48D8800360D9D68021"/>
    <w:pPr>
      <w:tabs>
        <w:tab w:val="left" w:pos="2431"/>
      </w:tabs>
      <w:spacing w:after="240" w:line="240" w:lineRule="auto"/>
    </w:pPr>
    <w:rPr>
      <w:rFonts w:ascii="Segoe UI" w:eastAsiaTheme="minorHAnsi" w:hAnsi="Segoe UI"/>
    </w:rPr>
  </w:style>
  <w:style w:type="paragraph" w:customStyle="1" w:styleId="C1FA8485797949CBBBD357E9849EB28A1">
    <w:name w:val="C1FA8485797949CBBBD357E9849EB28A1"/>
    <w:pPr>
      <w:tabs>
        <w:tab w:val="left" w:pos="2431"/>
      </w:tabs>
      <w:spacing w:after="240" w:line="240" w:lineRule="auto"/>
    </w:pPr>
    <w:rPr>
      <w:rFonts w:ascii="Segoe UI" w:eastAsiaTheme="minorHAnsi" w:hAnsi="Segoe UI"/>
    </w:rPr>
  </w:style>
  <w:style w:type="paragraph" w:customStyle="1" w:styleId="099E26BD3A45468DB4A89F2D6985513E1">
    <w:name w:val="099E26BD3A45468DB4A89F2D6985513E1"/>
    <w:pPr>
      <w:tabs>
        <w:tab w:val="left" w:pos="2431"/>
      </w:tabs>
      <w:spacing w:after="240" w:line="240" w:lineRule="auto"/>
    </w:pPr>
    <w:rPr>
      <w:rFonts w:ascii="Segoe UI" w:eastAsiaTheme="minorHAnsi" w:hAnsi="Segoe UI"/>
    </w:rPr>
  </w:style>
  <w:style w:type="paragraph" w:customStyle="1" w:styleId="441AD4EC62E34134A44694973A163B921">
    <w:name w:val="441AD4EC62E34134A44694973A163B921"/>
    <w:pPr>
      <w:tabs>
        <w:tab w:val="left" w:pos="2431"/>
      </w:tabs>
      <w:spacing w:after="240" w:line="240" w:lineRule="auto"/>
    </w:pPr>
    <w:rPr>
      <w:rFonts w:ascii="Segoe UI" w:eastAsiaTheme="minorHAnsi" w:hAnsi="Segoe UI"/>
    </w:rPr>
  </w:style>
  <w:style w:type="paragraph" w:customStyle="1" w:styleId="F4DB02ECB0AC428AA06C5A27570DA5581">
    <w:name w:val="F4DB02ECB0AC428AA06C5A27570DA5581"/>
    <w:pPr>
      <w:tabs>
        <w:tab w:val="left" w:pos="2431"/>
      </w:tabs>
      <w:spacing w:after="240" w:line="240" w:lineRule="auto"/>
      <w:ind w:left="720" w:hanging="360"/>
    </w:pPr>
    <w:rPr>
      <w:rFonts w:ascii="Segoe UI" w:eastAsiaTheme="minorHAnsi" w:hAnsi="Segoe UI"/>
    </w:rPr>
  </w:style>
  <w:style w:type="paragraph" w:customStyle="1" w:styleId="AA5DFF7F6144443A8C3AB855FFAEAF7C1">
    <w:name w:val="AA5DFF7F6144443A8C3AB855FFAEAF7C1"/>
    <w:pPr>
      <w:tabs>
        <w:tab w:val="left" w:pos="2431"/>
      </w:tabs>
      <w:spacing w:after="240" w:line="240" w:lineRule="auto"/>
      <w:ind w:left="720" w:hanging="360"/>
    </w:pPr>
    <w:rPr>
      <w:rFonts w:ascii="Segoe UI" w:eastAsiaTheme="minorHAnsi" w:hAnsi="Segoe UI"/>
    </w:rPr>
  </w:style>
  <w:style w:type="paragraph" w:customStyle="1" w:styleId="6C598E5C4E4A472DAEBE65CEA108C8231">
    <w:name w:val="6C598E5C4E4A472DAEBE65CEA108C8231"/>
    <w:pPr>
      <w:tabs>
        <w:tab w:val="left" w:pos="2431"/>
      </w:tabs>
      <w:spacing w:after="240" w:line="240" w:lineRule="auto"/>
      <w:ind w:left="720" w:hanging="360"/>
    </w:pPr>
    <w:rPr>
      <w:rFonts w:ascii="Segoe UI" w:eastAsiaTheme="minorHAnsi" w:hAnsi="Segoe UI"/>
    </w:rPr>
  </w:style>
  <w:style w:type="paragraph" w:customStyle="1" w:styleId="D13430A85EB847C78512AC699D8249611">
    <w:name w:val="D13430A85EB847C78512AC699D8249611"/>
    <w:pPr>
      <w:tabs>
        <w:tab w:val="left" w:pos="2431"/>
      </w:tabs>
      <w:spacing w:after="240" w:line="240" w:lineRule="auto"/>
      <w:ind w:left="720" w:hanging="360"/>
    </w:pPr>
    <w:rPr>
      <w:rFonts w:ascii="Segoe UI" w:eastAsiaTheme="minorHAnsi" w:hAnsi="Segoe UI"/>
    </w:rPr>
  </w:style>
  <w:style w:type="paragraph" w:customStyle="1" w:styleId="0DB681680B5A4538B08105E3199757EF1">
    <w:name w:val="0DB681680B5A4538B08105E3199757EF1"/>
    <w:pPr>
      <w:tabs>
        <w:tab w:val="left" w:pos="2431"/>
      </w:tabs>
      <w:spacing w:after="240" w:line="240" w:lineRule="auto"/>
      <w:ind w:left="720" w:hanging="360"/>
    </w:pPr>
    <w:rPr>
      <w:rFonts w:ascii="Segoe UI" w:eastAsiaTheme="minorHAnsi" w:hAnsi="Segoe UI"/>
    </w:rPr>
  </w:style>
  <w:style w:type="paragraph" w:customStyle="1" w:styleId="8CA6762502414A49AD10A8C9338C973E1">
    <w:name w:val="8CA6762502414A49AD10A8C9338C973E1"/>
    <w:pPr>
      <w:tabs>
        <w:tab w:val="left" w:pos="2431"/>
      </w:tabs>
      <w:spacing w:after="240" w:line="240" w:lineRule="auto"/>
      <w:ind w:left="720" w:hanging="360"/>
    </w:pPr>
    <w:rPr>
      <w:rFonts w:ascii="Segoe UI" w:eastAsiaTheme="minorHAnsi" w:hAnsi="Segoe UI"/>
    </w:rPr>
  </w:style>
  <w:style w:type="paragraph" w:customStyle="1" w:styleId="C79504BD7DB34449BC85CB2F75E1E6D51">
    <w:name w:val="C79504BD7DB34449BC85CB2F75E1E6D51"/>
    <w:pPr>
      <w:tabs>
        <w:tab w:val="left" w:pos="2431"/>
      </w:tabs>
      <w:spacing w:after="240" w:line="240" w:lineRule="auto"/>
      <w:ind w:left="720" w:hanging="360"/>
    </w:pPr>
    <w:rPr>
      <w:rFonts w:ascii="Segoe UI" w:eastAsiaTheme="minorHAnsi" w:hAnsi="Segoe UI"/>
    </w:rPr>
  </w:style>
  <w:style w:type="paragraph" w:customStyle="1" w:styleId="AD8F13615D8D4871BB284CF68C18E46D">
    <w:name w:val="AD8F13615D8D4871BB284CF68C18E46D"/>
    <w:rsid w:val="00DB7D0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PP Official Branding">
      <a:dk1>
        <a:srgbClr val="2A363B"/>
      </a:dk1>
      <a:lt1>
        <a:sysClr val="window" lastClr="FFFFFF"/>
      </a:lt1>
      <a:dk2>
        <a:srgbClr val="5A6770"/>
      </a:dk2>
      <a:lt2>
        <a:srgbClr val="E7E6E6"/>
      </a:lt2>
      <a:accent1>
        <a:srgbClr val="C7202F"/>
      </a:accent1>
      <a:accent2>
        <a:srgbClr val="2399BB"/>
      </a:accent2>
      <a:accent3>
        <a:srgbClr val="1FBF92"/>
      </a:accent3>
      <a:accent4>
        <a:srgbClr val="FBAB18"/>
      </a:accent4>
      <a:accent5>
        <a:srgbClr val="A142C0"/>
      </a:accent5>
      <a:accent6>
        <a:srgbClr val="A67777"/>
      </a:accent6>
      <a:hlink>
        <a:srgbClr val="2399BB"/>
      </a:hlink>
      <a:folHlink>
        <a:srgbClr val="FBAB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36D83F59F1A349ACEBCEDC8D48C6B4" ma:contentTypeVersion="12" ma:contentTypeDescription="Create a new document." ma:contentTypeScope="" ma:versionID="61b1e8f9a318fb21cf66e624cd64ba91">
  <xsd:schema xmlns:xsd="http://www.w3.org/2001/XMLSchema" xmlns:xs="http://www.w3.org/2001/XMLSchema" xmlns:p="http://schemas.microsoft.com/office/2006/metadata/properties" xmlns:ns1="http://schemas.microsoft.com/sharepoint/v3" xmlns:ns2="20a5a746-0b80-42f8-9977-a7779a570f7a" xmlns:ns3="e98b213b-eb51-47cb-abe9-35fe5bb554cd" targetNamespace="http://schemas.microsoft.com/office/2006/metadata/properties" ma:root="true" ma:fieldsID="8116fdaa20d5778e13ba81886aa17416" ns1:_="" ns2:_="" ns3:_="">
    <xsd:import namespace="http://schemas.microsoft.com/sharepoint/v3"/>
    <xsd:import namespace="20a5a746-0b80-42f8-9977-a7779a570f7a"/>
    <xsd:import namespace="e98b213b-eb51-47cb-abe9-35fe5bb554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5a746-0b80-42f8-9977-a7779a570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8b213b-eb51-47cb-abe9-35fe5bb554c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C53241-D4BE-42FE-9A5F-1617684F26D3}">
  <ds:schemaRefs>
    <ds:schemaRef ds:uri="http://schemas.microsoft.com/sharepoint/v3/contenttype/forms"/>
  </ds:schemaRefs>
</ds:datastoreItem>
</file>

<file path=customXml/itemProps2.xml><?xml version="1.0" encoding="utf-8"?>
<ds:datastoreItem xmlns:ds="http://schemas.openxmlformats.org/officeDocument/2006/customXml" ds:itemID="{8E39C5BC-6E9E-48E7-9497-FFB8674986F2}">
  <ds:schemaRefs>
    <ds:schemaRef ds:uri="http://schemas.openxmlformats.org/officeDocument/2006/bibliography"/>
  </ds:schemaRefs>
</ds:datastoreItem>
</file>

<file path=customXml/itemProps3.xml><?xml version="1.0" encoding="utf-8"?>
<ds:datastoreItem xmlns:ds="http://schemas.openxmlformats.org/officeDocument/2006/customXml" ds:itemID="{BD6E9AEE-EFB2-4857-85AD-DA61C24A62A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DA90F0C-738F-448A-A8D2-7B840489A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a5a746-0b80-42f8-9977-a7779a570f7a"/>
    <ds:schemaRef ds:uri="e98b213b-eb51-47cb-abe9-35fe5bb55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Report+Template+20190913</Template>
  <TotalTime>5</TotalTime>
  <Pages>113</Pages>
  <Words>27560</Words>
  <Characters>157096</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Pennel</dc:creator>
  <cp:keywords/>
  <dc:description/>
  <cp:lastModifiedBy>Marisa Choate</cp:lastModifiedBy>
  <cp:revision>3</cp:revision>
  <dcterms:created xsi:type="dcterms:W3CDTF">2025-03-20T14:53:00Z</dcterms:created>
  <dcterms:modified xsi:type="dcterms:W3CDTF">2025-03-27T18:46:00Z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0x0101003236D83F59F1A349ACEBCEDC8D48C6B4</vt:lpwstr>
  </property>
</Properties>
</file>